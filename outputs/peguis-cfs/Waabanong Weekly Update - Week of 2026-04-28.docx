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E8FA" w14:textId="44EC5031" w:rsidR="00C04807" w:rsidRDefault="005D2558" w:rsidP="00652E1E">
      <w:pPr>
        <w:pStyle w:val="HeadingNoNumbers"/>
        <w:ind w:left="-709"/>
        <w:rPr>
          <w:lang w:val="en-CA"/>
        </w:rPr>
      </w:pPr>
      <w:r>
        <w:rPr>
          <w:lang w:val="en-CA"/>
        </w:rPr>
        <w:t>Waabanong Weekly Update</w:t>
      </w:r>
    </w:p>
    <w:p w14:paraId="6DFB9C60" w14:textId="75C3F46B" w:rsidR="00C04807" w:rsidRDefault="00C04807" w:rsidP="00652E1E">
      <w:pPr>
        <w:ind w:left="-709"/>
        <w:rPr>
          <w:lang w:val="en-CA"/>
        </w:rPr>
      </w:pPr>
      <w:r>
        <w:rPr>
          <w:lang w:val="en-CA"/>
        </w:rPr>
        <w:t>Week of April 28, 2026</w:t>
      </w:r>
    </w:p>
    <w:p w14:paraId="03DDECB2" w14:textId="7984B0BE" w:rsidR="0082251A" w:rsidRPr="00C04807" w:rsidRDefault="0082251A" w:rsidP="00C04807">
      <w:pPr>
        <w:rPr>
          <w:sz w:val="12"/>
          <w:szCs w:val="12"/>
          <w:lang w:val="en-CA"/>
        </w:rPr>
      </w:pPr>
      <w:r>
        <w:rPr>
          <w:noProof/>
          <w:sz w:val="12"/>
          <w:szCs w:val="12"/>
          <w:lang w:val="en-CA"/>
        </w:rPr>
        <w:drawing>
          <wp:anchor distT="0" distB="0" distL="114300" distR="114300" simplePos="0" relativeHeight="251658240" behindDoc="0" locked="0" layoutInCell="1" allowOverlap="1" wp14:anchorId="54C06363" wp14:editId="6AB64D93">
            <wp:simplePos x="0" y="0"/>
            <wp:positionH relativeFrom="margin">
              <wp:align>center</wp:align>
            </wp:positionH>
            <wp:positionV relativeFrom="paragraph">
              <wp:posOffset>85090</wp:posOffset>
            </wp:positionV>
            <wp:extent cx="7673007" cy="3387090"/>
            <wp:effectExtent l="0" t="0" r="4445" b="3810"/>
            <wp:wrapNone/>
            <wp:docPr id="3515113" name="Picture 1" descr="The image depicts a project timeline with various tasks and milestones, including infrastructure setup, user authentication, client data management, data cleaning, and project go-liv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113" name="Picture 1" descr="The image depicts a project timeline with various tasks and milestones, including infrastructure setup, user authentication, client data management, data cleaning, and project go-live.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3340" cy="3387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0F220" w14:textId="01204737" w:rsidR="00B6413E" w:rsidRDefault="00B6413E" w:rsidP="00C04807">
      <w:pPr>
        <w:ind w:left="-993"/>
        <w:rPr>
          <w:lang w:val="en-CA"/>
        </w:rPr>
      </w:pPr>
    </w:p>
    <w:p w14:paraId="33785E02" w14:textId="2820ADC3" w:rsidR="0082251A" w:rsidRDefault="0082251A" w:rsidP="00C04807">
      <w:pPr>
        <w:ind w:left="-993"/>
        <w:rPr>
          <w:lang w:val="en-CA"/>
        </w:rPr>
      </w:pPr>
    </w:p>
    <w:p w14:paraId="473C58F9" w14:textId="6294252A" w:rsidR="0082251A" w:rsidRDefault="0082251A" w:rsidP="00C04807">
      <w:pPr>
        <w:ind w:left="-993"/>
        <w:rPr>
          <w:lang w:val="en-CA"/>
        </w:rPr>
      </w:pPr>
    </w:p>
    <w:p w14:paraId="14143632" w14:textId="06F6EDDB" w:rsidR="0082251A" w:rsidRDefault="0082251A" w:rsidP="00C04807">
      <w:pPr>
        <w:ind w:left="-993"/>
        <w:rPr>
          <w:lang w:val="en-CA"/>
        </w:rPr>
      </w:pPr>
    </w:p>
    <w:p w14:paraId="6B580E6B" w14:textId="08641E9B" w:rsidR="0082251A" w:rsidRDefault="0082251A" w:rsidP="00C04807">
      <w:pPr>
        <w:ind w:left="-993"/>
        <w:rPr>
          <w:lang w:val="en-CA"/>
        </w:rPr>
      </w:pPr>
    </w:p>
    <w:p w14:paraId="6CF3EF48" w14:textId="77777777" w:rsidR="0082251A" w:rsidRDefault="0082251A" w:rsidP="00C04807">
      <w:pPr>
        <w:ind w:left="-993"/>
        <w:rPr>
          <w:lang w:val="en-CA"/>
        </w:rPr>
      </w:pPr>
    </w:p>
    <w:p w14:paraId="59E28DD2" w14:textId="77777777" w:rsidR="0082251A" w:rsidRDefault="0082251A" w:rsidP="00C04807">
      <w:pPr>
        <w:ind w:left="-993"/>
        <w:rPr>
          <w:lang w:val="en-CA"/>
        </w:rPr>
      </w:pPr>
    </w:p>
    <w:p w14:paraId="1A731312" w14:textId="77777777" w:rsidR="0082251A" w:rsidRDefault="0082251A" w:rsidP="00C04807">
      <w:pPr>
        <w:ind w:left="-993"/>
        <w:rPr>
          <w:lang w:val="en-CA"/>
        </w:rPr>
      </w:pPr>
    </w:p>
    <w:p w14:paraId="21CB05DD" w14:textId="77777777" w:rsidR="0082251A" w:rsidRDefault="0082251A" w:rsidP="00C04807">
      <w:pPr>
        <w:ind w:left="-993"/>
        <w:rPr>
          <w:lang w:val="en-CA"/>
        </w:rPr>
      </w:pPr>
    </w:p>
    <w:p w14:paraId="72D22C1F" w14:textId="77777777" w:rsidR="0082251A" w:rsidRDefault="0082251A" w:rsidP="00C04807">
      <w:pPr>
        <w:ind w:left="-993"/>
        <w:rPr>
          <w:lang w:val="en-CA"/>
        </w:rPr>
      </w:pPr>
    </w:p>
    <w:p w14:paraId="356659E4" w14:textId="77777777" w:rsidR="0082251A" w:rsidRDefault="0082251A" w:rsidP="00C04807">
      <w:pPr>
        <w:ind w:left="-993"/>
        <w:rPr>
          <w:lang w:val="en-CA"/>
        </w:rPr>
      </w:pPr>
    </w:p>
    <w:p w14:paraId="58B034A1" w14:textId="77777777" w:rsidR="0082251A" w:rsidRDefault="0082251A" w:rsidP="00C04807">
      <w:pPr>
        <w:ind w:left="-993"/>
        <w:rPr>
          <w:lang w:val="en-CA"/>
        </w:rPr>
      </w:pPr>
    </w:p>
    <w:p w14:paraId="7C270E3E" w14:textId="77777777" w:rsidR="0082251A" w:rsidRPr="00FA2CA0" w:rsidRDefault="0082251A" w:rsidP="00C04807">
      <w:pPr>
        <w:ind w:left="-993"/>
        <w:rPr>
          <w:lang w:val="en-CA"/>
        </w:rPr>
      </w:pPr>
    </w:p>
    <w:tbl>
      <w:tblPr>
        <w:tblStyle w:val="MediumShading1-Accent5"/>
        <w:tblpPr w:leftFromText="180" w:rightFromText="180" w:vertAnchor="text" w:horzAnchor="margin" w:tblpY="352"/>
        <w:tblW w:w="9695" w:type="dxa"/>
        <w:tblLook w:val="04A0" w:firstRow="1" w:lastRow="0" w:firstColumn="1" w:lastColumn="0" w:noHBand="0" w:noVBand="1"/>
      </w:tblPr>
      <w:tblGrid>
        <w:gridCol w:w="2711"/>
        <w:gridCol w:w="1674"/>
        <w:gridCol w:w="1842"/>
        <w:gridCol w:w="3468"/>
      </w:tblGrid>
      <w:tr w:rsidR="00963980" w:rsidRPr="00FA2CA0" w14:paraId="6C41FB52" w14:textId="77777777" w:rsidTr="006C6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6E95D" w14:textId="77777777" w:rsidR="00963980" w:rsidRPr="00FA2CA0" w:rsidRDefault="00963980" w:rsidP="00E40DD3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Iteration</w:t>
            </w:r>
          </w:p>
        </w:tc>
        <w:tc>
          <w:tcPr>
            <w:tcW w:w="1674" w:type="dxa"/>
            <w:hideMark/>
          </w:tcPr>
          <w:p w14:paraId="47235380" w14:textId="77777777" w:rsidR="00963980" w:rsidRPr="00FA2CA0" w:rsidRDefault="00963980" w:rsidP="00E40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Status</w:t>
            </w:r>
          </w:p>
        </w:tc>
        <w:tc>
          <w:tcPr>
            <w:tcW w:w="1842" w:type="dxa"/>
            <w:hideMark/>
          </w:tcPr>
          <w:p w14:paraId="3147309D" w14:textId="3591CE19" w:rsidR="00963980" w:rsidRPr="00FA2CA0" w:rsidRDefault="00963980" w:rsidP="00E40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Current phase</w:t>
            </w:r>
          </w:p>
        </w:tc>
        <w:tc>
          <w:tcPr>
            <w:tcW w:w="3468" w:type="dxa"/>
            <w:hideMark/>
          </w:tcPr>
          <w:p w14:paraId="1320CC15" w14:textId="77777777" w:rsidR="00963980" w:rsidRPr="00FA2CA0" w:rsidRDefault="00963980" w:rsidP="00E40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Notes</w:t>
            </w:r>
          </w:p>
        </w:tc>
      </w:tr>
      <w:tr w:rsidR="00963980" w:rsidRPr="00FA2CA0" w14:paraId="7639B46F" w14:textId="77777777" w:rsidTr="00963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373BF" w14:textId="6954EB89" w:rsidR="00963980" w:rsidRPr="00FA2CA0" w:rsidRDefault="00963980" w:rsidP="00963980">
            <w:pPr>
              <w:rPr>
                <w:lang w:val="en-CA"/>
              </w:rPr>
            </w:pPr>
            <w:r>
              <w:rPr>
                <w:lang w:val="en-CA"/>
              </w:rPr>
              <w:t>I1 - System Infrastructure &amp; Environments</w:t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Setting up Testing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Azure Testing environment data migration in progress</w:t>
            </w:r>
          </w:p>
        </w:tc>
      </w:tr>
      <w:tr w:rsidR="00963980" w:rsidRPr="00FA2CA0" w14:paraId="05B0856D" w14:textId="77777777" w:rsidTr="009639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C0C13" w14:textId="22606149" w:rsidR="00963980" w:rsidRPr="00FA2CA0" w:rsidRDefault="00963980" w:rsidP="00963980">
            <w:pPr>
              <w:rPr>
                <w:lang w:val="en-CA"/>
              </w:rPr>
            </w:pPr>
            <w:r>
              <w:rPr>
                <w:lang w:val="en-CA"/>
              </w:rPr>
              <w:t xml:space="preserve">I2 - </w:t>
            </w:r>
            <w:r>
              <w:rPr>
                <w:b w:val="0"/>
                <w:bCs w:val="0"/>
                <w:sz w:val="24"/>
                <w:szCs w:val="24"/>
                <w:lang w:val="en-CA" w:eastAsia="en-US"/>
              </w:rPr>
              <w:t xml:space="preserve"> </w:t>
            </w:r>
            <w:r>
              <w:rPr>
                <w:lang w:val="en-CA"/>
              </w:rPr>
              <w:t>Login &amp; Authorization</w:t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IDF Testing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Session timeout and logout management improvements deployed</w:t>
            </w:r>
          </w:p>
        </w:tc>
      </w:tr>
      <w:tr w:rsidR="000F6AD2" w:rsidRPr="00FA2CA0" w14:paraId="1AD25C50" w14:textId="77777777" w:rsidTr="00963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B5294" w14:textId="6FB18C17" w:rsidR="000F6AD2" w:rsidRPr="00FA2CA0" w:rsidRDefault="000F6AD2" w:rsidP="000F6AD2">
            <w:pPr>
              <w:rPr>
                <w:lang w:val="en-CA"/>
              </w:rPr>
            </w:pPr>
            <w:r>
              <w:rPr>
                <w:lang w:val="en-CA"/>
              </w:rPr>
              <w:t>I3 - Client, Member &amp; Family Data</w:t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IDF Testing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Profile age checks and profile conversion logic merged; bug-fix cycles ongoing</w:t>
            </w:r>
          </w:p>
        </w:tc>
      </w:tr>
      <w:tr w:rsidR="00963980" w:rsidRPr="00FA2CA0" w14:paraId="762A8FC7" w14:textId="77777777" w:rsidTr="009639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C2A07" w14:textId="4EB899A5" w:rsidR="00963980" w:rsidRPr="00FA2CA0" w:rsidRDefault="00963980" w:rsidP="00963980">
            <w:pPr>
              <w:rPr>
                <w:lang w:val="en-CA"/>
              </w:rPr>
            </w:pPr>
            <w:r>
              <w:rPr>
                <w:lang w:val="en-CA"/>
              </w:rPr>
              <w:t>I4 - Intake Management &amp; Automated Notifications</w:t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In development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Major iteration shipped (PRs #26–#28); intake-to-case workflow refined per Ongoing Service walkthrough</w:t>
            </w:r>
          </w:p>
        </w:tc>
      </w:tr>
      <w:tr w:rsidR="00963980" w:rsidRPr="00FA2CA0" w14:paraId="57812134" w14:textId="77777777" w:rsidTr="00963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AC3FF" w14:textId="25B994E3" w:rsidR="00963980" w:rsidRPr="00FA2CA0" w:rsidRDefault="00963980" w:rsidP="00963980">
            <w:pPr>
              <w:rPr>
                <w:lang w:val="en-CA"/>
              </w:rPr>
            </w:pPr>
            <w:r>
              <w:rPr>
                <w:lang w:val="en-CA"/>
              </w:rPr>
              <w:t>I5 - Case File Management &amp; Signs of Safety</w:t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First wireframe walkthrough with PCFS Ongoing Service Team completed Apr 29; design updates queued</w:t>
            </w:r>
          </w:p>
        </w:tc>
      </w:tr>
      <w:tr w:rsidR="00DC3FA4" w:rsidRPr="00FA2CA0" w14:paraId="211A17FB" w14:textId="77777777" w:rsidTr="009639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3ACD3" w14:textId="50011B6E" w:rsidR="00DC3FA4" w:rsidRPr="00FA2CA0" w:rsidRDefault="00BB699E" w:rsidP="00DC3FA4">
            <w:pPr>
              <w:rPr>
                <w:lang w:val="en-CA"/>
              </w:rPr>
            </w:pPr>
            <w:r>
              <w:rPr>
                <w:lang w:val="en-CA"/>
              </w:rPr>
              <w:t>I6 - Data Migration</w:t>
              <w:br/>
              <w:br/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Planning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Working with Campfire to determine how to access data and maintain privacy/security</w:t>
            </w:r>
          </w:p>
        </w:tc>
      </w:tr>
      <w:tr w:rsidR="00DC3FA4" w:rsidRPr="00FA2CA0" w14:paraId="3DFF2EEE" w14:textId="77777777" w:rsidTr="00963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6B15C" w14:textId="15D442EF" w:rsidR="00DC3FA4" w:rsidRPr="00FA2CA0" w:rsidRDefault="00BB699E" w:rsidP="00DC3FA4">
            <w:pPr>
              <w:rPr>
                <w:lang w:val="en-CA"/>
              </w:rPr>
            </w:pPr>
            <w:r>
              <w:rPr>
                <w:lang w:val="en-CA"/>
              </w:rPr>
              <w:t>I7 -  Financial Tracking &amp; Exports for Sage</w:t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Discovery → Solution design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Finance design session Apr 28; advanced wireframes for PO and credit-card reconciliation in progress</w:t>
            </w:r>
          </w:p>
        </w:tc>
      </w:tr>
      <w:tr w:rsidR="00B76E13" w:rsidRPr="00FA2CA0" w14:paraId="2499EE75" w14:textId="77777777" w:rsidTr="009639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F16D43" w14:textId="457B841A" w:rsidR="00B76E13" w:rsidRPr="00FA2CA0" w:rsidRDefault="00B76E13" w:rsidP="00B76E13">
            <w:pPr>
              <w:rPr>
                <w:lang w:val="en-CA"/>
              </w:rPr>
            </w:pPr>
            <w:r>
              <w:rPr>
                <w:lang w:val="en-CA"/>
              </w:rPr>
              <w:t>I8 -  My Dashboard &amp; Reporting</w:t>
            </w:r>
          </w:p>
        </w:tc>
        <w:tc>
          <w:tcPr>
            <w:tcW w:w="1674" w:type="dxa"/>
          </w:tcPr>
          <w:p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</w:tcPr>
          <w:p>
            <w:r>
              <w:rPr>
                <w:lang w:val="en-CA"/>
              </w:rPr>
              <w:t/>
            </w:r>
          </w:p>
        </w:tc>
        <w:tc>
          <w:tcPr>
            <w:tcW w:w="3468" w:type="dxa"/>
          </w:tcPr>
          <w:p>
            <w:r>
              <w:rPr>
                <w:lang w:val="en-CA"/>
              </w:rPr>
              <w:t/>
            </w:r>
          </w:p>
        </w:tc>
      </w:tr>
    </w:tbl>
    <w:p w14:paraId="76ECF666" w14:textId="77777777" w:rsidR="00963980" w:rsidRPr="00FA2CA0" w:rsidRDefault="00963980">
      <w:pPr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D340A4" w14:paraId="1E3857D7" w14:textId="77777777" w:rsidTr="00D34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64D6C45F" w14:textId="5A9920BB" w:rsidR="00D340A4" w:rsidRDefault="00D340A4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0" w:name="X5040472052c1773a77c7c90361a148385657749"/>
            <w:bookmarkStart w:id="1" w:name="iteration-plan"/>
            <w:bookmarkStart w:id="2" w:name="iteration-scope"/>
            <w:r>
              <w:rPr>
                <w:color w:val="FFFFFF" w:themeColor="background1"/>
                <w:lang w:val="en-CA"/>
              </w:rPr>
              <w:t>Project Management &amp; General</w:t>
            </w:r>
          </w:p>
        </w:tc>
      </w:tr>
    </w:tbl>
    <w:p w14:paraId="5EEBE633" w14:textId="5928A6F5" w:rsidR="002D278F" w:rsidRDefault="001C675B" w:rsidP="00D340A4">
      <w:pPr>
        <w:rPr>
          <w:b/>
          <w:bCs/>
          <w:lang w:val="en-CA"/>
        </w:rPr>
      </w:pPr>
      <w:r>
        <w:rPr>
          <w:b/>
          <w:bCs/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Abuse Investigation module — two deep design sessions completed Apr 28; module workflow defined including intake handling, investigation lifecycle, evidence references, freeze on reporting, three-tier access management (regular / confidential / restricted), and request-closure workflow with auto-fill final report.</w:t>
      </w:r>
    </w:p>
    <w:p>
      <w:pPr>
        <w:pStyle w:val="list1"/>
        <w:rPr>
          <w:lang w:val="en-CA"/>
        </w:rPr>
      </w:pPr>
      <w:r>
        <w:rPr>
          <w:lang w:val="en-CA"/>
        </w:rPr>
        <w:t>Finance module working session Apr 28 — covered PO and credit-card reconciliation, role-based task assignment (finance assigner role), RBC export/import, audit/compliance, and global holiday calendar; recurring Tuesday finance working sessions confirmed.</w:t>
      </w:r>
    </w:p>
    <w:p>
      <w:pPr>
        <w:pStyle w:val="list1"/>
        <w:rPr>
          <w:lang w:val="en-CA"/>
        </w:rPr>
      </w:pPr>
      <w:r>
        <w:rPr>
          <w:lang w:val="en-CA"/>
        </w:rPr>
        <w:t>Ongoing Service Team — first wireframe walkthrough completed Apr 29 (two parts).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Covered intake-to-case handoff (cases first assigned to reconciliation directors, who then choose supervisor and worker), household / genogram, persons-in-case with address and in-home / out-of-home status, related cases, notifications vs. case history logging.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Confidentiality and safety — agreed to manage conflict-of-interest under safety/confidentiality using an inclusion-based access model (only assigned worker, supervisor, director).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Case attachments and mandatory checklists discussed (rename to “mandatory Child Services checklist”); financial face sheet implications for ending paid care and extended-family visits flagged for follow-up.</w:t>
      </w:r>
    </w:p>
    <w:p>
      <w:pPr>
        <w:pStyle w:val="list1"/>
        <w:rPr>
          <w:lang w:val="en-CA"/>
        </w:rPr>
      </w:pPr>
      <w:r>
        <w:rPr>
          <w:lang w:val="en-CA"/>
        </w:rPr>
        <w:t>Active development continued — session timeout/logout management, eligibility banner messaging, sticky intake header, Safari date picker fix, profile age checks and profile conversion logic; PRs #26 (intake-edit), #27 and #28 (bug-fix batches) merged to master.</w:t>
      </w:r>
    </w:p>
    <w:p w14:paraId="72D38411" w14:textId="7C921569" w:rsidR="0024580B" w:rsidRDefault="0024580B">
      <w:pPr>
        <w:spacing w:before="0" w:after="160" w:line="278" w:lineRule="auto"/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D340A4" w14:paraId="165D7EB2" w14:textId="77777777" w:rsidTr="00245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06CD8B16" w14:textId="38853890" w:rsidR="00D340A4" w:rsidRDefault="00D340A4" w:rsidP="00D340A4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I1 - System Infrastructure &amp; Environments</w:t>
            </w:r>
          </w:p>
        </w:tc>
      </w:tr>
      <w:tr w:rsidR="00D340A4" w14:paraId="69F6AEC3" w14:textId="77777777" w:rsidTr="00245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722E32B2" w14:textId="77777777" w:rsidR="00D340A4" w:rsidRPr="00D340A4" w:rsidRDefault="00D340A4" w:rsidP="00D340A4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1BD232E1" w14:textId="0929641B" w:rsidR="00D340A4" w:rsidRDefault="00D340A4" w:rsidP="00D340A4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Set up Development, Testing, and Production environments</w:t>
            </w:r>
          </w:p>
        </w:tc>
      </w:tr>
    </w:tbl>
    <w:p w14:paraId="7464444A" w14:textId="77777777" w:rsidR="00C23C70" w:rsidRPr="00FA2CA0" w:rsidRDefault="00C23C70" w:rsidP="00E5353C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No new updates this period — Azure environment data migration continues in the background.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D340A4" w14:paraId="2BD04B0C" w14:textId="77777777" w:rsidTr="00B92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0BC1FB3F" w14:textId="254A8526" w:rsidR="00D340A4" w:rsidRDefault="00D340A4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I2 - Login &amp; Authorization</w:t>
            </w:r>
          </w:p>
        </w:tc>
      </w:tr>
      <w:tr w:rsidR="00D340A4" w14:paraId="15EFBE10" w14:textId="77777777" w:rsidTr="00B92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0B3CE1E3" w14:textId="77777777" w:rsidR="00D340A4" w:rsidRPr="00D340A4" w:rsidRDefault="00D340A4" w:rsidP="00D340A4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39B285CD" w14:textId="77777777" w:rsidR="00D340A4" w:rsidRPr="00D340A4" w:rsidRDefault="00D340A4" w:rsidP="00D340A4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Microsoft 365–based authentication</w:t>
            </w:r>
          </w:p>
          <w:p w14:paraId="3CCCC008" w14:textId="6AA1AA78" w:rsidR="00D340A4" w:rsidRDefault="00D340A4" w:rsidP="00D340A4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User login</w:t>
            </w:r>
          </w:p>
        </w:tc>
      </w:tr>
    </w:tbl>
    <w:p w14:paraId="7EE5DAF9" w14:textId="77777777" w:rsidR="00B927EF" w:rsidRPr="00FA2CA0" w:rsidRDefault="00B927EF" w:rsidP="00B927EF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Session timeout improvements — improved local storage management, integrated debug logging, and proper logout on timeout.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D340A4" w14:paraId="36B510BE" w14:textId="77777777" w:rsidTr="00F93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B8EF760" w14:textId="61C75C85" w:rsidR="00D340A4" w:rsidRDefault="00D340A4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I3 - Client, Member &amp; Family Data</w:t>
            </w:r>
          </w:p>
        </w:tc>
      </w:tr>
      <w:tr w:rsidR="00D340A4" w14:paraId="3A3DCF8B" w14:textId="77777777" w:rsidTr="00F93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B500E08" w14:textId="77777777" w:rsidR="00D340A4" w:rsidRPr="00D340A4" w:rsidRDefault="00D340A4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0D01D7E8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Centralized person records (children, adults, limited profiles)</w:t>
            </w:r>
          </w:p>
          <w:p w14:paraId="1AC4A15F" w14:textId="77777777" w:rsidR="00D340A4" w:rsidRPr="00D340A4" w:rsidRDefault="00D340A4" w:rsidP="00D340A4">
            <w:pPr>
              <w:pStyle w:val="list1"/>
              <w:numPr>
                <w:ilvl w:val="1"/>
                <w:numId w:val="13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Duplicate prevention</w:t>
            </w:r>
          </w:p>
          <w:p w14:paraId="046F74EF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Family and household structures</w:t>
            </w:r>
          </w:p>
          <w:p w14:paraId="42E5A9E0" w14:textId="77777777" w:rsidR="00D340A4" w:rsidRPr="00D340A4" w:rsidRDefault="00D340A4" w:rsidP="00D340A4">
            <w:pPr>
              <w:pStyle w:val="list1"/>
              <w:numPr>
                <w:ilvl w:val="1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Multi-generation relationships</w:t>
            </w:r>
          </w:p>
          <w:p w14:paraId="7FB2C0ED" w14:textId="77777777" w:rsidR="00D340A4" w:rsidRPr="00D340A4" w:rsidRDefault="00D340A4" w:rsidP="00D340A4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Reciprocal relationship logic</w:t>
            </w:r>
          </w:p>
          <w:p w14:paraId="3D42798C" w14:textId="7A842841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Global search across people and families</w:t>
            </w:r>
          </w:p>
        </w:tc>
      </w:tr>
    </w:tbl>
    <w:p w14:paraId="4807A54C" w14:textId="77777777" w:rsidR="00403F1E" w:rsidRPr="00FA2CA0" w:rsidRDefault="00403F1E" w:rsidP="00403F1E">
      <w:pPr>
        <w:pStyle w:val="Section"/>
        <w:rPr>
          <w:lang w:val="en-CA"/>
        </w:rPr>
      </w:pPr>
      <w:bookmarkStart w:id="4" w:name="X7066d6746f8e69d4b839264fca4eba7d57df318"/>
      <w:bookmarkEnd w:id="3"/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Profile age checks and profile conversion logic merged.</w:t>
      </w:r>
    </w:p>
    <w:p>
      <w:pPr>
        <w:pStyle w:val="list1"/>
        <w:rPr>
          <w:lang w:val="en-CA"/>
        </w:rPr>
      </w:pPr>
      <w:r>
        <w:rPr>
          <w:lang w:val="en-CA"/>
        </w:rPr>
        <w:t>Continued internal testing and UI refinements (contact cards, address book, critical-information toggle).</w:t>
      </w:r>
    </w:p>
    <w:p w14:paraId="4B32131D" w14:textId="44636BCB" w:rsidR="00F936D8" w:rsidRDefault="00F936D8">
      <w:pPr>
        <w:spacing w:before="0" w:after="160" w:line="278" w:lineRule="auto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D340A4" w14:paraId="58FAE493" w14:textId="77777777" w:rsidTr="00F93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66AEBFA4" w14:textId="74604A12" w:rsidR="00D340A4" w:rsidRDefault="00D340A4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I4 - Intake Management &amp; Automated Notifications</w:t>
            </w:r>
          </w:p>
        </w:tc>
      </w:tr>
      <w:tr w:rsidR="00D340A4" w14:paraId="63D0F091" w14:textId="77777777" w:rsidTr="00F93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2C1FB338" w14:textId="77777777" w:rsidR="00D340A4" w:rsidRPr="00D340A4" w:rsidRDefault="00D340A4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410D06B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intake workflows with mandatory fields</w:t>
            </w:r>
          </w:p>
          <w:p w14:paraId="5418837E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 status tracking and lifecycle</w:t>
            </w:r>
          </w:p>
          <w:p w14:paraId="4B7964D2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Supervisor review and approval processes</w:t>
            </w:r>
          </w:p>
          <w:p w14:paraId="0B1DA349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Ability to resolve intake without opening a case</w:t>
            </w:r>
          </w:p>
          <w:p w14:paraId="0B0DD694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Escalation from intake to case creation</w:t>
            </w:r>
          </w:p>
          <w:p w14:paraId="2CEDA1F1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Printable intake records</w:t>
            </w:r>
          </w:p>
          <w:p w14:paraId="2DC12D6F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Automated notifications:</w:t>
            </w:r>
          </w:p>
          <w:p w14:paraId="66F8C0DB" w14:textId="77777777" w:rsidR="00D340A4" w:rsidRPr="00D340A4" w:rsidRDefault="00D340A4" w:rsidP="00D340A4">
            <w:pPr>
              <w:pStyle w:val="list1"/>
              <w:numPr>
                <w:ilvl w:val="1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In-application alerts</w:t>
            </w:r>
          </w:p>
          <w:p w14:paraId="5433D721" w14:textId="03B33032" w:rsidR="00D340A4" w:rsidRPr="00D340A4" w:rsidRDefault="00D340A4" w:rsidP="00D340A4">
            <w:pPr>
              <w:pStyle w:val="list1"/>
              <w:numPr>
                <w:ilvl w:val="1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Defined external channels (email/messaging)</w:t>
            </w:r>
          </w:p>
        </w:tc>
      </w:tr>
    </w:tbl>
    <w:p w14:paraId="3E981F61" w14:textId="77777777" w:rsidR="00C23C70" w:rsidRPr="00FA2CA0" w:rsidRDefault="00C23C70" w:rsidP="00E5353C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Major iteration shipped — PRs #26 (intake-edit), #27 and #28 (bug-fix batches) merged to master.</w:t>
      </w:r>
    </w:p>
    <w:p>
      <w:pPr>
        <w:pStyle w:val="list1"/>
        <w:rPr>
          <w:lang w:val="en-CA"/>
        </w:rPr>
      </w:pPr>
      <w:r>
        <w:rPr>
          <w:lang w:val="en-CA"/>
        </w:rPr>
        <w:t>Intake-to-case workflow refined based on the Apr 29 Ongoing Service walkthrough — design updates queued to reflect first assignment to reconciliation directors and director-driven supervisor/worker selection.</w:t>
      </w:r>
    </w:p>
    <w:p>
      <w:pPr>
        <w:pStyle w:val="list1"/>
        <w:rPr>
          <w:lang w:val="en-CA"/>
        </w:rPr>
      </w:pPr>
      <w:r>
        <w:rPr>
          <w:lang w:val="en-CA"/>
        </w:rPr>
        <w:t>Eligibility banner messaging improved based on caregiver name and reason.</w:t>
      </w:r>
    </w:p>
    <w:p>
      <w:pPr>
        <w:pStyle w:val="list1"/>
        <w:rPr>
          <w:lang w:val="en-CA"/>
        </w:rPr>
      </w:pPr>
      <w:r>
        <w:rPr>
          <w:lang w:val="en-CA"/>
        </w:rPr>
        <w:t>Safari date-picker fix (Apr 30 / May 1); tooltip additions on sticky header; submit-button error-state fix on update intake.</w:t>
      </w:r>
    </w:p>
    <w:p>
      <w:pPr>
        <w:pStyle w:val="list1"/>
        <w:rPr>
          <w:lang w:val="en-CA"/>
        </w:rPr>
      </w:pPr>
      <w:r>
        <w:rPr>
          <w:lang w:val="en-CA"/>
        </w:rPr>
        <w:t>Sticky intake header refinements, timezone updates, and modal fixes.</w:t>
      </w:r>
    </w:p>
    <w:p>
      <w:pPr>
        <w:pStyle w:val="list1"/>
        <w:rPr>
          <w:lang w:val="en-CA"/>
        </w:rPr>
      </w:pPr>
      <w:r>
        <w:rPr>
          <w:lang w:val="en-CA"/>
        </w:rPr>
        <w:t>Address book toggle tooltip fix; Critical Information toggle issue fix; phone-number mask prefill fix on edit.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D434D" w14:paraId="07889CE4" w14:textId="77777777" w:rsidTr="00F27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C73F4F0" w14:textId="78B3B192" w:rsidR="00ED434D" w:rsidRDefault="00ED434D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I5 - Case File Management &amp; Signs of Safety</w:t>
            </w:r>
          </w:p>
        </w:tc>
      </w:tr>
      <w:tr w:rsidR="00ED434D" w14:paraId="7C162827" w14:textId="77777777" w:rsidTr="00F27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EF79A7E" w14:textId="77777777" w:rsidR="00ED434D" w:rsidRPr="00D340A4" w:rsidRDefault="00ED434D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134F12EC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file creation and lifecycle management</w:t>
            </w:r>
          </w:p>
          <w:p w14:paraId="5B95B6A2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Assignment of caseworkers and supervisors</w:t>
            </w:r>
          </w:p>
          <w:p w14:paraId="198C48F5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reassignment with approval</w:t>
            </w:r>
          </w:p>
          <w:p w14:paraId="35D7AC42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Signs of Safety–aligned workflows, including:</w:t>
            </w:r>
          </w:p>
          <w:p w14:paraId="2DF81DDE" w14:textId="77777777" w:rsidR="00ED434D" w:rsidRPr="00ED434D" w:rsidRDefault="00ED434D" w:rsidP="00ED434D">
            <w:pPr>
              <w:pStyle w:val="list1"/>
              <w:numPr>
                <w:ilvl w:val="1"/>
                <w:numId w:val="13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Placement</w:t>
            </w:r>
          </w:p>
          <w:p w14:paraId="229EA8D7" w14:textId="77777777" w:rsidR="00ED434D" w:rsidRPr="00ED434D" w:rsidRDefault="00ED434D" w:rsidP="00ED434D">
            <w:pPr>
              <w:pStyle w:val="list1"/>
              <w:numPr>
                <w:ilvl w:val="1"/>
                <w:numId w:val="13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assessments</w:t>
            </w:r>
          </w:p>
          <w:p w14:paraId="3BBFF5C1" w14:textId="77777777" w:rsidR="00ED434D" w:rsidRPr="00ED434D" w:rsidRDefault="00ED434D" w:rsidP="00ED434D">
            <w:pPr>
              <w:pStyle w:val="list1"/>
              <w:numPr>
                <w:ilvl w:val="1"/>
                <w:numId w:val="13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Safety goals and planning</w:t>
            </w:r>
          </w:p>
          <w:p w14:paraId="4E43C90D" w14:textId="77777777" w:rsidR="00ED434D" w:rsidRPr="00ED434D" w:rsidRDefault="00ED434D" w:rsidP="00ED434D">
            <w:pPr>
              <w:pStyle w:val="list1"/>
              <w:numPr>
                <w:ilvl w:val="1"/>
                <w:numId w:val="13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Ongoing review checkpoints</w:t>
            </w:r>
          </w:p>
          <w:p w14:paraId="1984CCB2" w14:textId="77777777" w:rsidR="00ED434D" w:rsidRPr="00ED434D" w:rsidRDefault="00ED434D" w:rsidP="00ED434D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Visibility into historical and related cases</w:t>
            </w:r>
          </w:p>
          <w:p w14:paraId="16AD7B65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notes for visits, services, and interactions</w:t>
            </w:r>
          </w:p>
          <w:p w14:paraId="1863840C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Communication tracking across intake and case contexts</w:t>
            </w:r>
          </w:p>
          <w:p w14:paraId="1269B374" w14:textId="3CCD763C" w:rsidR="00ED434D" w:rsidRPr="00D340A4" w:rsidRDefault="00ED434D" w:rsidP="00ED434D">
            <w:pPr>
              <w:pStyle w:val="list1"/>
              <w:numPr>
                <w:ilvl w:val="1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Document management: Person, Intake &amp; Case</w:t>
            </w:r>
          </w:p>
        </w:tc>
      </w:tr>
    </w:tbl>
    <w:p w14:paraId="302F8C9E" w14:textId="77777777" w:rsidR="00C23C70" w:rsidRPr="00FA2CA0" w:rsidRDefault="00C23C70" w:rsidP="00E5353C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First wireframe walkthrough with the PCFS Ongoing Service Team completed Apr 29 (two parts).</w:t>
      </w:r>
    </w:p>
    <w:p>
      <w:pPr>
        <w:pStyle w:val="list1"/>
        <w:rPr>
          <w:lang w:val="en-CA"/>
        </w:rPr>
      </w:pPr>
      <w:r>
        <w:rPr>
          <w:lang w:val="en-CA"/>
        </w:rPr>
        <w:t>Design updates queued from the walkthrough.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Director field on case record; admin screen for team configuration (Director → Supervisors → Workers).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Persons-in-case list to show address and in-home / out-of-home status plus links to any open related case files.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Conflict-of-interest access — move into safety/confidentiality using inclusion-based access.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Role-based dashboards aggregating tasks across cases and intakes, sorted by priority and due date.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CEPA-related case-change/completion handling to be clarified and documented.</w:t>
      </w:r>
    </w:p>
    <w:bookmarkEnd w:id="1"/>
    <w:bookmarkEnd w:id="2"/>
    <w:bookmarkEnd w:id="5"/>
    <w:p w14:paraId="68768167" w14:textId="185A69A0" w:rsidR="0030549F" w:rsidRDefault="00793456" w:rsidP="0030549F">
      <w:pPr>
        <w:pStyle w:val="list1"/>
        <w:rPr>
          <w:lang w:val="en-CA"/>
        </w:rPr>
      </w:pPr>
      <w:r>
        <w:rPr>
          <w:lang w:val="en-CA"/>
        </w:rPr>
        <w:t>Wireframes &amp; Solution Design are in progress</w:t>
      </w:r>
    </w:p>
    <w:p w14:paraId="0172DC16" w14:textId="682E167A" w:rsidR="00F936D8" w:rsidRPr="00B77BEA" w:rsidRDefault="00173847" w:rsidP="00B77BEA">
      <w:pPr>
        <w:pStyle w:val="list1"/>
        <w:spacing w:before="0" w:after="160" w:line="278" w:lineRule="auto"/>
        <w:rPr>
          <w:lang w:val="en-CA"/>
        </w:rPr>
      </w:pPr>
      <w:r>
        <w:rPr>
          <w:lang w:val="en-CA"/>
        </w:rPr>
        <w:t>Preliminary wireframes covering case record type, case notes, and placement require review with Ongoing Service Team. Marcus to reach out to Ross to schedule.</w:t>
      </w:r>
      <w:del w:id="6" w:author="Marcus Morrisey" w:date="2026-04-20T14:28:00Z" w16du:dateUtc="2026-04-20T19:28:00Z">
        <w:r>
          <w:rPr>
            <w:lang w:val="en-CA"/>
          </w:rPr>
          <w:br w:type="page"/>
        </w:r>
      </w:del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D434D" w14:paraId="74F7B9E9" w14:textId="77777777" w:rsidTr="00F93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1A8ED7C1" w14:textId="47739AF3" w:rsidR="00ED434D" w:rsidRDefault="00ED434D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I6 - Data Cleaning and Migration</w:t>
            </w:r>
          </w:p>
        </w:tc>
      </w:tr>
      <w:tr w:rsidR="00ED434D" w14:paraId="12A42431" w14:textId="77777777" w:rsidTr="00F93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EA425B1" w14:textId="77777777" w:rsidR="00ED434D" w:rsidRPr="00D340A4" w:rsidRDefault="00ED434D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52A72F39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Develop a data migration strategy from FAMCare into Waabanong</w:t>
            </w:r>
          </w:p>
          <w:p w14:paraId="72CB6DCD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Support PCFS as they perform data cleanup</w:t>
            </w:r>
          </w:p>
          <w:p w14:paraId="01405859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Execute trial data migrations in a sandbox environment </w:t>
            </w:r>
          </w:p>
          <w:p w14:paraId="16714657" w14:textId="4CEF9770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Perform live data migration </w:t>
            </w:r>
          </w:p>
        </w:tc>
      </w:tr>
    </w:tbl>
    <w:p w14:paraId="01F991A8" w14:textId="77777777" w:rsidR="00807AD2" w:rsidRPr="00FA2CA0" w:rsidRDefault="00807AD2" w:rsidP="00807AD2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No new updates this period — anonymization approach still being scoped.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D434D" w14:paraId="4932FB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42DA3BC0" w14:textId="704FF5CC" w:rsidR="00ED434D" w:rsidRDefault="00ED434D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7" w:name="_Toc224328320"/>
            <w:r>
              <w:rPr>
                <w:color w:val="FFFFFF" w:themeColor="background1"/>
                <w:lang w:val="en-CA"/>
              </w:rPr>
              <w:t>I7 - Financial Tracking &amp; Exports for Sage</w:t>
            </w:r>
          </w:p>
        </w:tc>
      </w:tr>
      <w:tr w:rsidR="00ED434D" w14:paraId="264DFD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6750A8D" w14:textId="77777777" w:rsidR="00D02740" w:rsidRPr="00807AD2" w:rsidRDefault="00D02740" w:rsidP="00D02740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23228FF4" w14:textId="77777777" w:rsidR="00D02740" w:rsidRPr="00D02740" w:rsidRDefault="00D02740" w:rsidP="00D02740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Intake-level emergency supports</w:t>
            </w:r>
          </w:p>
          <w:p w14:paraId="7FF9371D" w14:textId="77777777" w:rsidR="00D02740" w:rsidRPr="00D02740" w:rsidRDefault="00D02740" w:rsidP="00D02740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Case-level budgets</w:t>
            </w:r>
          </w:p>
          <w:p w14:paraId="16C44B93" w14:textId="77777777" w:rsidR="00D02740" w:rsidRPr="00D02740" w:rsidRDefault="00D02740" w:rsidP="00D02740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Spending caps and approvals</w:t>
            </w:r>
          </w:p>
          <w:p w14:paraId="33502FFE" w14:textId="06FE9855" w:rsidR="00ED434D" w:rsidRPr="00D02740" w:rsidRDefault="00D02740" w:rsidP="00D02740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Export files to import into Sage 300</w:t>
            </w:r>
          </w:p>
        </w:tc>
      </w:tr>
    </w:tbl>
    <w:bookmarkEnd w:id="7"/>
    <w:p w14:paraId="16000998" w14:textId="77777777" w:rsidR="00534773" w:rsidRPr="00FA2CA0" w:rsidRDefault="00534773" w:rsidP="00534773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Finance design session held Apr 28 with the PCFS finance team.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Defined dashboard with pending actions, supervisor approvals, and final finance approvals.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Credit-card transaction reconciliation flow including RBC export/import and receipt attachment.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Role-based task assignment using a new “finance assigner” role; global holiday calendar to drive business-hour timers and holiday coverage routing.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Audit and compliance — Wabana to store full transaction detail (receipts, approvals) for audit.</w:t>
      </w:r>
    </w:p>
    <w:p>
      <w:pPr>
        <w:pStyle w:val="list1"/>
        <w:rPr>
          <w:lang w:val="en-CA"/>
        </w:rPr>
      </w:pPr>
      <w:r>
        <w:rPr>
          <w:lang w:val="en-CA"/>
        </w:rPr>
        <w:t>Recurring Tuesday finance working sessions confirmed; next session to review advanced wireframes for PO and credit-card reconciliation.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95D91" w14:paraId="5DE5DA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7980D12E" w14:textId="4EEB04AE" w:rsidR="00F95D91" w:rsidRDefault="00F95D91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I8 - My Dashboard &amp; Reporting</w:t>
            </w:r>
          </w:p>
        </w:tc>
      </w:tr>
      <w:tr w:rsidR="00F95D91" w14:paraId="4DF175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A260160" w14:textId="77777777" w:rsidR="00F95D91" w:rsidRPr="00807AD2" w:rsidRDefault="00F95D91" w:rsidP="00F95D91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1F0FC327" w14:textId="2CCF3254" w:rsidR="00F95D91" w:rsidRPr="00F95D91" w:rsidRDefault="00F95D91" w:rsidP="00F95D91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My Dashboard (simple, quick reference to key items)</w:t>
            </w:r>
          </w:p>
          <w:p w14:paraId="3ABE6BA3" w14:textId="77777777" w:rsidR="00F95D91" w:rsidRPr="00F95D91" w:rsidRDefault="00F95D91" w:rsidP="00F95D91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Tasks &amp; alerts</w:t>
            </w:r>
          </w:p>
          <w:p w14:paraId="372628A1" w14:textId="1B5DF9A4" w:rsidR="00F95D91" w:rsidRPr="00D02740" w:rsidRDefault="00F95D91" w:rsidP="00F95D91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Reporting (if required and not covered in other iterations)</w:t>
            </w:r>
          </w:p>
        </w:tc>
      </w:tr>
    </w:tbl>
    <w:p w14:paraId="6D97859F" w14:textId="77777777" w:rsidR="00DC77BA" w:rsidRPr="00FA2CA0" w:rsidRDefault="00DC77BA" w:rsidP="00DC77BA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Future iteration per schedule (nothing this week).</w:t>
      </w:r>
    </w:p>
    <w:sectPr w:rsidR="003203A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F57D7" w14:textId="77777777" w:rsidR="002A359E" w:rsidRDefault="002A359E">
      <w:pPr>
        <w:spacing w:before="0" w:after="0" w:line="240" w:lineRule="auto"/>
      </w:pPr>
      <w:r>
        <w:separator/>
      </w:r>
    </w:p>
  </w:endnote>
  <w:endnote w:type="continuationSeparator" w:id="0">
    <w:p w14:paraId="5C80A647" w14:textId="77777777" w:rsidR="002A359E" w:rsidRDefault="002A359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auto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0F284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9CD5B" w14:textId="77777777" w:rsidR="002A359E" w:rsidRDefault="002A359E">
      <w:pPr>
        <w:spacing w:before="0" w:after="0" w:line="240" w:lineRule="auto"/>
      </w:pPr>
      <w:r>
        <w:separator/>
      </w:r>
    </w:p>
  </w:footnote>
  <w:footnote w:type="continuationSeparator" w:id="0">
    <w:p w14:paraId="34F9DF70" w14:textId="77777777" w:rsidR="002A359E" w:rsidRDefault="002A359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0F283" w14:textId="201FC382" w:rsidR="00C043EE" w:rsidRDefault="00C043EE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58241" behindDoc="1" locked="0" layoutInCell="1" allowOverlap="1" wp14:anchorId="3550F285" wp14:editId="3550F286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50F287" wp14:editId="3550F288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515F012B" id="Rectangle 5" o:spid="_x0000_s1026" style="position:absolute;margin-left:-73.5pt;margin-top:-37.95pt;width:627.65pt;height:12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47A62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5A8B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A35F10"/>
    <w:multiLevelType w:val="multilevel"/>
    <w:tmpl w:val="4C9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left="72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6000C"/>
    <w:multiLevelType w:val="multilevel"/>
    <w:tmpl w:val="EA18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537C0"/>
    <w:multiLevelType w:val="multilevel"/>
    <w:tmpl w:val="15B2957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462C61"/>
    <w:multiLevelType w:val="multilevel"/>
    <w:tmpl w:val="A05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left="108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1E0176"/>
    <w:multiLevelType w:val="multilevel"/>
    <w:tmpl w:val="82C4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B1AFC"/>
    <w:multiLevelType w:val="multilevel"/>
    <w:tmpl w:val="D180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left="720" w:hanging="360"/>
      </w:pPr>
      <w:rPr>
        <w:rFonts w:ascii="Wingdings" w:hAnsi="Wingdings" w:hint="default"/>
        <w:color w:val="8B9C9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68611">
    <w:abstractNumId w:val="3"/>
  </w:num>
  <w:num w:numId="2" w16cid:durableId="553346368">
    <w:abstractNumId w:val="3"/>
  </w:num>
  <w:num w:numId="3" w16cid:durableId="1860193300">
    <w:abstractNumId w:val="3"/>
  </w:num>
  <w:num w:numId="4" w16cid:durableId="530654322">
    <w:abstractNumId w:val="3"/>
  </w:num>
  <w:num w:numId="5" w16cid:durableId="91249389">
    <w:abstractNumId w:val="3"/>
  </w:num>
  <w:num w:numId="6" w16cid:durableId="353115934">
    <w:abstractNumId w:val="3"/>
  </w:num>
  <w:num w:numId="7" w16cid:durableId="1918636774">
    <w:abstractNumId w:val="3"/>
  </w:num>
  <w:num w:numId="8" w16cid:durableId="1589654140">
    <w:abstractNumId w:val="3"/>
  </w:num>
  <w:num w:numId="9" w16cid:durableId="1344556015">
    <w:abstractNumId w:val="3"/>
  </w:num>
  <w:num w:numId="10" w16cid:durableId="956136198">
    <w:abstractNumId w:val="4"/>
  </w:num>
  <w:num w:numId="11" w16cid:durableId="844396404">
    <w:abstractNumId w:val="11"/>
  </w:num>
  <w:num w:numId="12" w16cid:durableId="17052457">
    <w:abstractNumId w:val="8"/>
  </w:num>
  <w:num w:numId="13" w16cid:durableId="317267289">
    <w:abstractNumId w:val="4"/>
  </w:num>
  <w:num w:numId="14" w16cid:durableId="829752184">
    <w:abstractNumId w:val="11"/>
  </w:num>
  <w:num w:numId="15" w16cid:durableId="1130515113">
    <w:abstractNumId w:val="3"/>
  </w:num>
  <w:num w:numId="16" w16cid:durableId="1174108528">
    <w:abstractNumId w:val="0"/>
  </w:num>
  <w:num w:numId="17" w16cid:durableId="412357735">
    <w:abstractNumId w:val="1"/>
  </w:num>
  <w:num w:numId="18" w16cid:durableId="1627739833">
    <w:abstractNumId w:val="1"/>
  </w:num>
  <w:num w:numId="19" w16cid:durableId="279608366">
    <w:abstractNumId w:val="1"/>
  </w:num>
  <w:num w:numId="20" w16cid:durableId="1561597757">
    <w:abstractNumId w:val="1"/>
  </w:num>
  <w:num w:numId="21" w16cid:durableId="1306933679">
    <w:abstractNumId w:val="1"/>
  </w:num>
  <w:num w:numId="22" w16cid:durableId="1395857013">
    <w:abstractNumId w:val="1"/>
  </w:num>
  <w:num w:numId="23" w16cid:durableId="75521157">
    <w:abstractNumId w:val="1"/>
  </w:num>
  <w:num w:numId="24" w16cid:durableId="374281556">
    <w:abstractNumId w:val="1"/>
  </w:num>
  <w:num w:numId="25" w16cid:durableId="1411853195">
    <w:abstractNumId w:val="7"/>
  </w:num>
  <w:num w:numId="26" w16cid:durableId="513500866">
    <w:abstractNumId w:val="9"/>
  </w:num>
  <w:num w:numId="27" w16cid:durableId="424419527">
    <w:abstractNumId w:val="10"/>
  </w:num>
  <w:num w:numId="28" w16cid:durableId="772627780">
    <w:abstractNumId w:val="5"/>
  </w:num>
  <w:num w:numId="29" w16cid:durableId="2110661731">
    <w:abstractNumId w:val="6"/>
  </w:num>
  <w:num w:numId="30" w16cid:durableId="1961454009">
    <w:abstractNumId w:val="4"/>
  </w:num>
  <w:num w:numId="31" w16cid:durableId="198009757">
    <w:abstractNumId w:val="4"/>
  </w:num>
  <w:num w:numId="32" w16cid:durableId="1233812541">
    <w:abstractNumId w:val="4"/>
  </w:num>
  <w:num w:numId="33" w16cid:durableId="435104262">
    <w:abstractNumId w:val="4"/>
  </w:num>
  <w:num w:numId="34" w16cid:durableId="371227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87"/>
    <w:rsid w:val="00045889"/>
    <w:rsid w:val="00053333"/>
    <w:rsid w:val="00063465"/>
    <w:rsid w:val="0006589B"/>
    <w:rsid w:val="00073F88"/>
    <w:rsid w:val="00080A51"/>
    <w:rsid w:val="000942B0"/>
    <w:rsid w:val="000975B2"/>
    <w:rsid w:val="000A6C87"/>
    <w:rsid w:val="000D1C2C"/>
    <w:rsid w:val="000D2839"/>
    <w:rsid w:val="000D51B2"/>
    <w:rsid w:val="000E0CED"/>
    <w:rsid w:val="000F6AD2"/>
    <w:rsid w:val="00122BF0"/>
    <w:rsid w:val="00125570"/>
    <w:rsid w:val="00144B1A"/>
    <w:rsid w:val="001543FE"/>
    <w:rsid w:val="00154C3C"/>
    <w:rsid w:val="00173847"/>
    <w:rsid w:val="001B408E"/>
    <w:rsid w:val="001C675B"/>
    <w:rsid w:val="001D20F7"/>
    <w:rsid w:val="001E11E6"/>
    <w:rsid w:val="001F0938"/>
    <w:rsid w:val="001F2F84"/>
    <w:rsid w:val="002046AD"/>
    <w:rsid w:val="00206701"/>
    <w:rsid w:val="00206B2C"/>
    <w:rsid w:val="00226BFF"/>
    <w:rsid w:val="0024580B"/>
    <w:rsid w:val="00245BC9"/>
    <w:rsid w:val="002505FF"/>
    <w:rsid w:val="0026510F"/>
    <w:rsid w:val="0026639F"/>
    <w:rsid w:val="0028517A"/>
    <w:rsid w:val="0029031C"/>
    <w:rsid w:val="0029289B"/>
    <w:rsid w:val="002A359E"/>
    <w:rsid w:val="002C12BA"/>
    <w:rsid w:val="002D278F"/>
    <w:rsid w:val="002D4B58"/>
    <w:rsid w:val="002D6E30"/>
    <w:rsid w:val="002E4096"/>
    <w:rsid w:val="002F5122"/>
    <w:rsid w:val="002F71CB"/>
    <w:rsid w:val="002F7A2B"/>
    <w:rsid w:val="0030549F"/>
    <w:rsid w:val="003110BE"/>
    <w:rsid w:val="00312C9F"/>
    <w:rsid w:val="00313AE2"/>
    <w:rsid w:val="003203A0"/>
    <w:rsid w:val="00332F22"/>
    <w:rsid w:val="00337648"/>
    <w:rsid w:val="00341056"/>
    <w:rsid w:val="0034469F"/>
    <w:rsid w:val="0034610E"/>
    <w:rsid w:val="0038114C"/>
    <w:rsid w:val="00391EA0"/>
    <w:rsid w:val="003B2641"/>
    <w:rsid w:val="003C4E2E"/>
    <w:rsid w:val="003C7BDA"/>
    <w:rsid w:val="003D6BC7"/>
    <w:rsid w:val="003F5F9C"/>
    <w:rsid w:val="00403F1E"/>
    <w:rsid w:val="00420038"/>
    <w:rsid w:val="00425014"/>
    <w:rsid w:val="00474031"/>
    <w:rsid w:val="00480704"/>
    <w:rsid w:val="0048410D"/>
    <w:rsid w:val="004B1E93"/>
    <w:rsid w:val="004B27A0"/>
    <w:rsid w:val="004B524C"/>
    <w:rsid w:val="004E72E8"/>
    <w:rsid w:val="005218F9"/>
    <w:rsid w:val="00522019"/>
    <w:rsid w:val="005250F3"/>
    <w:rsid w:val="00534773"/>
    <w:rsid w:val="00565C3F"/>
    <w:rsid w:val="005743D6"/>
    <w:rsid w:val="005A1D6F"/>
    <w:rsid w:val="005D2558"/>
    <w:rsid w:val="005D314D"/>
    <w:rsid w:val="005D4EDD"/>
    <w:rsid w:val="005F1AA7"/>
    <w:rsid w:val="006263E8"/>
    <w:rsid w:val="006321D2"/>
    <w:rsid w:val="00633995"/>
    <w:rsid w:val="00643BB4"/>
    <w:rsid w:val="00645A31"/>
    <w:rsid w:val="00652E1E"/>
    <w:rsid w:val="00660644"/>
    <w:rsid w:val="00663817"/>
    <w:rsid w:val="00670A7A"/>
    <w:rsid w:val="006A44EC"/>
    <w:rsid w:val="006A615F"/>
    <w:rsid w:val="006B0FD3"/>
    <w:rsid w:val="006C3781"/>
    <w:rsid w:val="006C643C"/>
    <w:rsid w:val="006D1337"/>
    <w:rsid w:val="0070015E"/>
    <w:rsid w:val="00706C9E"/>
    <w:rsid w:val="00714A7D"/>
    <w:rsid w:val="00730C1F"/>
    <w:rsid w:val="00732D58"/>
    <w:rsid w:val="00742176"/>
    <w:rsid w:val="00742D97"/>
    <w:rsid w:val="00744ADB"/>
    <w:rsid w:val="0074516A"/>
    <w:rsid w:val="00747D9E"/>
    <w:rsid w:val="00750C7A"/>
    <w:rsid w:val="00756B85"/>
    <w:rsid w:val="00756C8B"/>
    <w:rsid w:val="0077470C"/>
    <w:rsid w:val="007779A7"/>
    <w:rsid w:val="00790F5A"/>
    <w:rsid w:val="00793456"/>
    <w:rsid w:val="007A02A7"/>
    <w:rsid w:val="007B757D"/>
    <w:rsid w:val="007C56DD"/>
    <w:rsid w:val="007D7E72"/>
    <w:rsid w:val="007E131F"/>
    <w:rsid w:val="00801EDE"/>
    <w:rsid w:val="00807AD2"/>
    <w:rsid w:val="008121BE"/>
    <w:rsid w:val="00822175"/>
    <w:rsid w:val="0082251A"/>
    <w:rsid w:val="008328FB"/>
    <w:rsid w:val="00840369"/>
    <w:rsid w:val="00852842"/>
    <w:rsid w:val="00854CAB"/>
    <w:rsid w:val="00856C0B"/>
    <w:rsid w:val="00860DA8"/>
    <w:rsid w:val="00891AA6"/>
    <w:rsid w:val="00894FB8"/>
    <w:rsid w:val="00897705"/>
    <w:rsid w:val="008A12EC"/>
    <w:rsid w:val="008B2D11"/>
    <w:rsid w:val="008D2E0C"/>
    <w:rsid w:val="008D6270"/>
    <w:rsid w:val="008F1715"/>
    <w:rsid w:val="0091646D"/>
    <w:rsid w:val="0092340E"/>
    <w:rsid w:val="0092470D"/>
    <w:rsid w:val="00926B3A"/>
    <w:rsid w:val="0093014D"/>
    <w:rsid w:val="00933169"/>
    <w:rsid w:val="00942570"/>
    <w:rsid w:val="00954965"/>
    <w:rsid w:val="009575D0"/>
    <w:rsid w:val="00962164"/>
    <w:rsid w:val="00963980"/>
    <w:rsid w:val="009935A1"/>
    <w:rsid w:val="009B6C9C"/>
    <w:rsid w:val="009C0996"/>
    <w:rsid w:val="009C5122"/>
    <w:rsid w:val="009D5D72"/>
    <w:rsid w:val="009E11B3"/>
    <w:rsid w:val="009F6100"/>
    <w:rsid w:val="00A01107"/>
    <w:rsid w:val="00A07E98"/>
    <w:rsid w:val="00A151A3"/>
    <w:rsid w:val="00A16889"/>
    <w:rsid w:val="00A23F36"/>
    <w:rsid w:val="00A24D92"/>
    <w:rsid w:val="00A301AD"/>
    <w:rsid w:val="00A53769"/>
    <w:rsid w:val="00A7019C"/>
    <w:rsid w:val="00A730A7"/>
    <w:rsid w:val="00A800F6"/>
    <w:rsid w:val="00A85314"/>
    <w:rsid w:val="00A924A8"/>
    <w:rsid w:val="00AB2718"/>
    <w:rsid w:val="00AD01AF"/>
    <w:rsid w:val="00B17FEE"/>
    <w:rsid w:val="00B203E1"/>
    <w:rsid w:val="00B20575"/>
    <w:rsid w:val="00B25380"/>
    <w:rsid w:val="00B321AA"/>
    <w:rsid w:val="00B370BC"/>
    <w:rsid w:val="00B37A14"/>
    <w:rsid w:val="00B57A70"/>
    <w:rsid w:val="00B60F75"/>
    <w:rsid w:val="00B6413E"/>
    <w:rsid w:val="00B66753"/>
    <w:rsid w:val="00B74513"/>
    <w:rsid w:val="00B76E13"/>
    <w:rsid w:val="00B77BEA"/>
    <w:rsid w:val="00B927EF"/>
    <w:rsid w:val="00B92DD6"/>
    <w:rsid w:val="00BA21F3"/>
    <w:rsid w:val="00BA2EE7"/>
    <w:rsid w:val="00BA3782"/>
    <w:rsid w:val="00BA51C7"/>
    <w:rsid w:val="00BB699E"/>
    <w:rsid w:val="00BB6DEB"/>
    <w:rsid w:val="00BD07E2"/>
    <w:rsid w:val="00BE580B"/>
    <w:rsid w:val="00C043EE"/>
    <w:rsid w:val="00C04807"/>
    <w:rsid w:val="00C132FB"/>
    <w:rsid w:val="00C13FC0"/>
    <w:rsid w:val="00C23C70"/>
    <w:rsid w:val="00C46588"/>
    <w:rsid w:val="00C57856"/>
    <w:rsid w:val="00C700EE"/>
    <w:rsid w:val="00C75252"/>
    <w:rsid w:val="00C76481"/>
    <w:rsid w:val="00C773D2"/>
    <w:rsid w:val="00C97C9A"/>
    <w:rsid w:val="00CA6547"/>
    <w:rsid w:val="00CB4E19"/>
    <w:rsid w:val="00CB7B9B"/>
    <w:rsid w:val="00CB7D10"/>
    <w:rsid w:val="00CD42B6"/>
    <w:rsid w:val="00CE6397"/>
    <w:rsid w:val="00D01DB2"/>
    <w:rsid w:val="00D02740"/>
    <w:rsid w:val="00D155B3"/>
    <w:rsid w:val="00D17E95"/>
    <w:rsid w:val="00D24B32"/>
    <w:rsid w:val="00D32FD3"/>
    <w:rsid w:val="00D340A4"/>
    <w:rsid w:val="00D34B29"/>
    <w:rsid w:val="00D40F3F"/>
    <w:rsid w:val="00D51327"/>
    <w:rsid w:val="00DA1D89"/>
    <w:rsid w:val="00DB39FC"/>
    <w:rsid w:val="00DB6427"/>
    <w:rsid w:val="00DC0C5E"/>
    <w:rsid w:val="00DC3FA4"/>
    <w:rsid w:val="00DC77BA"/>
    <w:rsid w:val="00DD126E"/>
    <w:rsid w:val="00DE5DBC"/>
    <w:rsid w:val="00E01937"/>
    <w:rsid w:val="00E04BD0"/>
    <w:rsid w:val="00E11F6D"/>
    <w:rsid w:val="00E139B2"/>
    <w:rsid w:val="00E21F8B"/>
    <w:rsid w:val="00E25A9B"/>
    <w:rsid w:val="00E25BD8"/>
    <w:rsid w:val="00E262E6"/>
    <w:rsid w:val="00E31C76"/>
    <w:rsid w:val="00E40DD3"/>
    <w:rsid w:val="00E40E8A"/>
    <w:rsid w:val="00E41467"/>
    <w:rsid w:val="00E501EC"/>
    <w:rsid w:val="00E5353C"/>
    <w:rsid w:val="00E557CA"/>
    <w:rsid w:val="00E7047B"/>
    <w:rsid w:val="00E823E5"/>
    <w:rsid w:val="00E87CBD"/>
    <w:rsid w:val="00EA5D4C"/>
    <w:rsid w:val="00ED434D"/>
    <w:rsid w:val="00EF1CD0"/>
    <w:rsid w:val="00EF7B1B"/>
    <w:rsid w:val="00F125ED"/>
    <w:rsid w:val="00F13890"/>
    <w:rsid w:val="00F21C9B"/>
    <w:rsid w:val="00F222DA"/>
    <w:rsid w:val="00F27F84"/>
    <w:rsid w:val="00F33680"/>
    <w:rsid w:val="00F34065"/>
    <w:rsid w:val="00F34A11"/>
    <w:rsid w:val="00F4797D"/>
    <w:rsid w:val="00F50CC4"/>
    <w:rsid w:val="00F5223D"/>
    <w:rsid w:val="00F81344"/>
    <w:rsid w:val="00F83219"/>
    <w:rsid w:val="00F837C6"/>
    <w:rsid w:val="00F936D8"/>
    <w:rsid w:val="00F95D91"/>
    <w:rsid w:val="00FA221E"/>
    <w:rsid w:val="00FA2CA0"/>
    <w:rsid w:val="00FA78F5"/>
    <w:rsid w:val="00FB5A9A"/>
    <w:rsid w:val="00FC2B7E"/>
    <w:rsid w:val="00FE4715"/>
    <w:rsid w:val="00FE646D"/>
    <w:rsid w:val="00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F21F"/>
  <w15:docId w15:val="{980E006A-50F9-48DD-98A9-73BAD468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038"/>
    <w:pPr>
      <w:spacing w:before="80" w:after="80" w:line="276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038"/>
    <w:pPr>
      <w:numPr>
        <w:numId w:val="15"/>
      </w:numPr>
      <w:pBdr>
        <w:bottom w:val="dotted" w:sz="8" w:space="1" w:color="C3CBC7"/>
      </w:pBdr>
      <w:spacing w:before="480" w:after="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5"/>
      </w:numPr>
      <w:spacing w:after="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5"/>
      </w:numPr>
      <w:spacing w:before="200" w:after="0" w:line="271" w:lineRule="auto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5"/>
      </w:numPr>
      <w:spacing w:before="200" w:after="0"/>
      <w:outlineLvl w:val="3"/>
    </w:pPr>
    <w:rPr>
      <w:rFonts w:eastAsia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5"/>
      </w:numPr>
      <w:spacing w:before="200" w:after="0"/>
      <w:outlineLvl w:val="4"/>
    </w:pPr>
    <w:rPr>
      <w:rFonts w:eastAsia="Times New Roman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5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5"/>
      </w:numPr>
      <w:spacing w:after="0"/>
      <w:outlineLvl w:val="6"/>
    </w:pPr>
    <w:rPr>
      <w:rFonts w:eastAsia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5"/>
      </w:numPr>
      <w:spacing w:after="0"/>
      <w:outlineLvl w:val="7"/>
    </w:pPr>
    <w:rPr>
      <w:rFonts w:eastAsia="Times New Roman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5"/>
      </w:numPr>
      <w:spacing w:after="0"/>
      <w:outlineLvl w:val="8"/>
    </w:pPr>
    <w:rPr>
      <w:rFonts w:eastAsia="Times New Roman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0038"/>
    <w:rPr>
      <w:rFonts w:ascii="Open Sans" w:eastAsia="Times New Roman" w:hAnsi="Open Sans" w:cs="Times New Roman"/>
      <w:b/>
      <w:bCs/>
      <w:color w:val="000000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link w:val="Heading2"/>
    <w:uiPriority w:val="9"/>
    <w:rsid w:val="00420038"/>
    <w:rPr>
      <w:rFonts w:ascii="Open Sans" w:eastAsia="Open Sans" w:hAnsi="Open Sans" w:cs="Times New Roman"/>
      <w:b/>
      <w:bCs/>
      <w:color w:val="404040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link w:val="Heading3"/>
    <w:uiPriority w:val="9"/>
    <w:rsid w:val="00420038"/>
    <w:rPr>
      <w:rFonts w:ascii="Open Sans" w:eastAsia="Times New Roman" w:hAnsi="Open Sans" w:cs="Times New Roman"/>
      <w:b/>
      <w:bCs/>
      <w:color w:val="404040"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9"/>
    <w:rsid w:val="00420038"/>
    <w:rPr>
      <w:rFonts w:ascii="Open Sans" w:eastAsia="Times New Roman" w:hAnsi="Open Sans" w:cs="Times New Roman"/>
      <w:b/>
      <w:bCs/>
      <w:i/>
      <w:iCs/>
      <w:color w:val="404040"/>
      <w:kern w:val="0"/>
      <w:lang w:val="en-US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420038"/>
    <w:rPr>
      <w:rFonts w:ascii="Open Sans" w:eastAsia="Times New Roman" w:hAnsi="Open Sans" w:cs="Times New Roman"/>
      <w:b/>
      <w:bCs/>
      <w:color w:val="7F7F7F"/>
      <w:kern w:val="0"/>
      <w:lang w:val="en-US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420038"/>
    <w:rPr>
      <w:rFonts w:ascii="Open Sans" w:eastAsia="Times New Roman" w:hAnsi="Open Sans" w:cs="Times New Roman"/>
      <w:b/>
      <w:bCs/>
      <w:i/>
      <w:iCs/>
      <w:color w:val="7F7F7F"/>
      <w:kern w:val="0"/>
      <w:lang w:val="en-US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420038"/>
    <w:rPr>
      <w:rFonts w:ascii="Open Sans" w:eastAsia="Times New Roman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420038"/>
    <w:rPr>
      <w:rFonts w:ascii="Open Sans" w:eastAsia="Times New Roman" w:hAnsi="Open Sans" w:cs="Times New Roman"/>
      <w:color w:val="404040"/>
      <w:kern w:val="0"/>
      <w:szCs w:val="20"/>
      <w:lang w:val="en-US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420038"/>
    <w:rPr>
      <w:rFonts w:ascii="Open Sans" w:eastAsia="Times New Roman" w:hAnsi="Open Sans" w:cs="Times New Roman"/>
      <w:i/>
      <w:iCs/>
      <w:color w:val="404040"/>
      <w:spacing w:val="5"/>
      <w:kern w:val="0"/>
      <w:szCs w:val="20"/>
      <w:lang w:val="en-US"/>
      <w14:ligatures w14:val="none"/>
    </w:rPr>
  </w:style>
  <w:style w:type="paragraph" w:customStyle="1" w:styleId="HeadingNoNumbers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type="character" w:customStyle="1" w:styleId="HeadingNoNumbersChar">
    <w:name w:val="Heading No Numbers Char"/>
    <w:link w:val="HeadingNoNumbers"/>
    <w:rsid w:val="00420038"/>
    <w:rPr>
      <w:rFonts w:ascii="Open Sans" w:eastAsia="Times New Roman" w:hAnsi="Open Sans" w:cs="Open Sans"/>
      <w:b/>
      <w:bCs/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uiPriority w:val="99"/>
    <w:rsid w:val="00420038"/>
    <w:rPr>
      <w:color w:val="0C0C0C"/>
      <w:u w:val="single"/>
    </w:rPr>
  </w:style>
  <w:style w:type="character" w:styleId="IntenseEmphasis">
    <w:name w:val="Intense Emphasis"/>
    <w:uiPriority w:val="21"/>
    <w:rsid w:val="004200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038"/>
    <w:rPr>
      <w:rFonts w:ascii="Tahoma" w:eastAsia="Open Sans" w:hAnsi="Tahoma" w:cs="Tahoma"/>
      <w:color w:val="404040"/>
      <w:kern w:val="0"/>
      <w:sz w:val="16"/>
      <w:szCs w:val="1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20038"/>
    <w:pPr>
      <w:spacing w:after="120"/>
    </w:pPr>
  </w:style>
  <w:style w:type="character" w:customStyle="1" w:styleId="BodyTextChar">
    <w:name w:val="Body Text Char"/>
    <w:link w:val="BodyText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BookTitle">
    <w:name w:val="Book Title"/>
    <w:uiPriority w:val="33"/>
    <w:rsid w:val="00420038"/>
    <w:rPr>
      <w:i/>
      <w:iCs/>
      <w:smallCaps/>
      <w:spacing w:val="5"/>
    </w:rPr>
  </w:style>
  <w:style w:type="paragraph" w:customStyle="1" w:styleId="list1">
    <w:name w:val="list1"/>
    <w:basedOn w:val="ListParagraph"/>
    <w:link w:val="list1Char"/>
    <w:qFormat/>
    <w:rsid w:val="00420038"/>
    <w:pPr>
      <w:numPr>
        <w:numId w:val="13"/>
      </w:numPr>
    </w:pPr>
  </w:style>
  <w:style w:type="character" w:customStyle="1" w:styleId="list1Char">
    <w:name w:val="list1 Char"/>
    <w:link w:val="list1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type="paragraph" w:customStyle="1" w:styleId="list2">
    <w:name w:val="list2"/>
    <w:basedOn w:val="ListParagraph"/>
    <w:link w:val="list2Char"/>
    <w:qFormat/>
    <w:rsid w:val="00420038"/>
    <w:pPr>
      <w:numPr>
        <w:numId w:val="14"/>
      </w:numPr>
    </w:pPr>
  </w:style>
  <w:style w:type="character" w:customStyle="1" w:styleId="list2Char">
    <w:name w:val="list2 Char"/>
    <w:link w:val="list2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Bullets">
    <w:name w:val="Bullets"/>
    <w:basedOn w:val="Closing"/>
    <w:qFormat/>
    <w:rsid w:val="00420038"/>
    <w:pPr>
      <w:numPr>
        <w:numId w:val="12"/>
      </w:numPr>
      <w:spacing w:before="60"/>
    </w:pPr>
    <w:rPr>
      <w:rFonts w:eastAsia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ColorfulGrid-Accent6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hAnsi="Open Sans" w:cs="Times New Roman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7DDDA"/>
    </w:tcPr>
    <w:tblStylePr w:type="firstRow">
      <w:rPr>
        <w:b/>
        <w:bCs/>
        <w:color w:val="FFFFFF"/>
      </w:rPr>
      <w:tblPr/>
      <w:tcPr>
        <w:shd w:val="clear" w:color="auto" w:fill="AEBAB4"/>
      </w:tcPr>
    </w:tblStylePr>
    <w:tblStylePr w:type="lastRow">
      <w:rPr>
        <w:b/>
        <w:bCs/>
        <w:color w:val="000000"/>
      </w:rPr>
      <w:tblPr/>
      <w:tcPr>
        <w:shd w:val="clear" w:color="auto" w:fill="AFBBB5"/>
      </w:tcPr>
    </w:tblStylePr>
    <w:tblStylePr w:type="firstCol">
      <w:rPr>
        <w:color w:val="FFFFFF"/>
      </w:rPr>
      <w:tblPr/>
      <w:tcPr>
        <w:shd w:val="clear" w:color="auto" w:fill="303935"/>
      </w:tcPr>
    </w:tblStylePr>
    <w:tblStylePr w:type="lastCol">
      <w:rPr>
        <w:color w:val="FFFFFF"/>
      </w:rPr>
      <w:tblPr/>
      <w:tcPr>
        <w:shd w:val="clear" w:color="auto" w:fill="303935"/>
      </w:tcPr>
    </w:tblStylePr>
    <w:tblStylePr w:type="band1Vert">
      <w:tblPr/>
      <w:tcPr>
        <w:shd w:val="clear" w:color="auto" w:fill="D3DCE3"/>
      </w:tcPr>
    </w:tblStylePr>
    <w:tblStylePr w:type="band1Horz">
      <w:tblPr/>
      <w:tcPr>
        <w:shd w:val="clear" w:color="auto" w:fill="D3DCE3"/>
      </w:tcPr>
    </w:tblStylePr>
  </w:style>
  <w:style w:type="character" w:styleId="CommentReference">
    <w:name w:val="annotation reference"/>
    <w:uiPriority w:val="99"/>
    <w:semiHidden/>
    <w:unhideWhenUsed/>
    <w:rsid w:val="0042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420038"/>
    <w:rPr>
      <w:rFonts w:ascii="Open Sans" w:eastAsia="Open Sans" w:hAnsi="Open Sans" w:cs="Times New Roman"/>
      <w:color w:val="404040"/>
      <w:kern w:val="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0038"/>
    <w:rPr>
      <w:rFonts w:ascii="Open Sans" w:eastAsia="Open Sans" w:hAnsi="Open Sans" w:cs="Times New Roman"/>
      <w:b/>
      <w:bCs/>
      <w:color w:val="404040"/>
      <w:kern w:val="0"/>
      <w:szCs w:val="20"/>
      <w:lang w:val="en-US"/>
      <w14:ligatures w14:val="none"/>
    </w:rPr>
  </w:style>
  <w:style w:type="character" w:styleId="Emphasis">
    <w:name w:val="Emphasis"/>
    <w:uiPriority w:val="20"/>
    <w:rsid w:val="0042003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FootnoteReference">
    <w:name w:val="footnote reference"/>
    <w:rsid w:val="00420038"/>
    <w:rPr>
      <w:vertAlign w:val="superscript"/>
    </w:rPr>
  </w:style>
  <w:style w:type="paragraph" w:styleId="FootnoteText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val="de-CH" w:eastAsia="de-CH"/>
    </w:rPr>
  </w:style>
  <w:style w:type="character" w:customStyle="1" w:styleId="FootnoteTextChar">
    <w:name w:val="Footnote Text Char"/>
    <w:link w:val="FootnoteText"/>
    <w:rsid w:val="00420038"/>
    <w:rPr>
      <w:rFonts w:ascii="Arial" w:eastAsia="Times New Roman" w:hAnsi="Arial" w:cs="Times New Roman"/>
      <w:color w:val="404040"/>
      <w:kern w:val="0"/>
      <w:szCs w:val="20"/>
      <w:lang w:val="de-CH" w:eastAsia="de-CH"/>
      <w14:ligatures w14:val="none"/>
    </w:rPr>
  </w:style>
  <w:style w:type="table" w:customStyle="1" w:styleId="GridTable21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HeaderAdresse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val="de-DE" w:eastAsia="de-D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38"/>
    <w:pPr>
      <w:pBdr>
        <w:bottom w:val="single" w:sz="4" w:space="1" w:color="AEBAB4"/>
      </w:pBdr>
      <w:shd w:val="clear" w:color="auto" w:fill="CED5D1"/>
      <w:spacing w:before="200" w:after="280"/>
      <w:ind w:left="1008" w:right="1152"/>
      <w:jc w:val="both"/>
    </w:pPr>
    <w:rPr>
      <w:b/>
      <w:bCs/>
      <w:i/>
      <w:iCs/>
      <w:color w:val="FFFFFF"/>
    </w:rPr>
  </w:style>
  <w:style w:type="character" w:customStyle="1" w:styleId="IntenseQuoteChar">
    <w:name w:val="Intense Quote Char"/>
    <w:link w:val="IntenseQuote"/>
    <w:uiPriority w:val="30"/>
    <w:rsid w:val="00420038"/>
    <w:rPr>
      <w:rFonts w:ascii="Open Sans" w:eastAsia="Open Sans" w:hAnsi="Open Sans" w:cs="Times New Roman"/>
      <w:b/>
      <w:bCs/>
      <w:i/>
      <w:iCs/>
      <w:color w:val="FFFFFF"/>
      <w:kern w:val="0"/>
      <w:shd w:val="clear" w:color="auto" w:fill="CED5D1"/>
      <w:lang w:val="en-US"/>
      <w14:ligatures w14:val="none"/>
    </w:rPr>
  </w:style>
  <w:style w:type="character" w:styleId="IntenseReference">
    <w:name w:val="Intense Reference"/>
    <w:uiPriority w:val="32"/>
    <w:rsid w:val="00420038"/>
    <w:rPr>
      <w:smallCaps/>
      <w:spacing w:val="5"/>
      <w:u w:val="single"/>
    </w:rPr>
  </w:style>
  <w:style w:type="table" w:styleId="LightList-Accent2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8B9C93"/>
        <w:left w:val="single" w:sz="8" w:space="0" w:color="8B9C93"/>
        <w:bottom w:val="single" w:sz="8" w:space="0" w:color="8B9C93"/>
        <w:right w:val="single" w:sz="8" w:space="0" w:color="8B9C9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B9C9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band1Horz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hAnsi="Open Sans" w:cs="Times New Roman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70C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band1Horz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MediumShading1-Accent5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D2D8D4"/>
        <w:left w:val="single" w:sz="8" w:space="0" w:color="D2D8D4"/>
        <w:bottom w:val="single" w:sz="8" w:space="0" w:color="D2D8D4"/>
        <w:right w:val="single" w:sz="8" w:space="0" w:color="D2D8D4"/>
        <w:insideH w:val="single" w:sz="8" w:space="0" w:color="D2D8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  <w:shd w:val="clear" w:color="auto" w:fill="C3CBC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2F0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2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AB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basedOn w:val="Normal"/>
    <w:uiPriority w:val="1"/>
    <w:qFormat/>
    <w:rsid w:val="004200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NormalTabelleSpalterechts">
    <w:name w:val="Normal Tabelle Spalte rechts"/>
    <w:basedOn w:val="Normal"/>
    <w:rsid w:val="00420038"/>
    <w:pPr>
      <w:spacing w:before="120" w:after="120" w:line="240" w:lineRule="auto"/>
      <w:ind w:right="-108"/>
    </w:pPr>
    <w:rPr>
      <w:rFonts w:ascii="Arial" w:eastAsia="Times New Roman" w:hAnsi="Arial"/>
      <w:sz w:val="22"/>
      <w:lang w:val="de-CH" w:eastAsia="de-CH"/>
    </w:rPr>
  </w:style>
  <w:style w:type="paragraph" w:customStyle="1" w:styleId="p1">
    <w:name w:val="p1"/>
    <w:basedOn w:val="Normal"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lang w:val="en-CA"/>
    </w:rPr>
  </w:style>
  <w:style w:type="character" w:styleId="PlaceholderText">
    <w:name w:val="Placeholder Text"/>
    <w:semiHidden/>
    <w:rsid w:val="0042003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2003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420038"/>
    <w:rPr>
      <w:rFonts w:ascii="Open Sans" w:eastAsia="Open Sans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420038"/>
  </w:style>
  <w:style w:type="character" w:styleId="Strong">
    <w:name w:val="Strong"/>
    <w:uiPriority w:val="22"/>
    <w:qFormat/>
    <w:rsid w:val="00420038"/>
    <w:rPr>
      <w:b/>
      <w:bCs/>
    </w:rPr>
  </w:style>
  <w:style w:type="paragraph" w:customStyle="1" w:styleId="Style1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type="character" w:customStyle="1" w:styleId="Style1Char">
    <w:name w:val="Style1 Char"/>
    <w:link w:val="Style1"/>
    <w:rsid w:val="00420038"/>
    <w:rPr>
      <w:rFonts w:ascii="Open Sans" w:eastAsia="Open Sans" w:hAnsi="Open Sans" w:cs="Times New Roman"/>
      <w:i/>
      <w:iCs/>
      <w:color w:val="7D9086"/>
      <w:kern w:val="0"/>
      <w:szCs w:val="36"/>
      <w:lang w:val="en-US"/>
      <w14:ligatures w14:val="none"/>
    </w:rPr>
  </w:style>
  <w:style w:type="paragraph" w:customStyle="1" w:styleId="subheading">
    <w:name w:val="subheading"/>
    <w:basedOn w:val="Style1"/>
    <w:link w:val="subheadingChar"/>
    <w:qFormat/>
    <w:rsid w:val="00420038"/>
    <w:rPr>
      <w:rFonts w:eastAsia="Calibri" w:cs="Arial"/>
      <w:b/>
      <w:bCs/>
      <w:i w:val="0"/>
      <w:iCs w:val="0"/>
      <w:color w:val="000D4B"/>
      <w:sz w:val="40"/>
      <w:szCs w:val="48"/>
    </w:rPr>
  </w:style>
  <w:style w:type="character" w:customStyle="1" w:styleId="subheadingChar">
    <w:name w:val="subheading Char"/>
    <w:link w:val="subheading"/>
    <w:rsid w:val="00420038"/>
    <w:rPr>
      <w:rFonts w:ascii="Open Sans" w:eastAsia="Calibri" w:hAnsi="Open Sans" w:cs="Arial"/>
      <w:b/>
      <w:bCs/>
      <w:color w:val="000D4B"/>
      <w:kern w:val="0"/>
      <w:sz w:val="40"/>
      <w:szCs w:val="48"/>
      <w:lang w:val="en-US"/>
      <w14:ligatures w14:val="none"/>
    </w:rPr>
  </w:style>
  <w:style w:type="paragraph" w:customStyle="1" w:styleId="Sub-section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type="paragraph" w:styleId="Subtitle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type="character" w:customStyle="1" w:styleId="SubtitleChar">
    <w:name w:val="Subtitle Char"/>
    <w:link w:val="Subtitle"/>
    <w:rsid w:val="00420038"/>
    <w:rPr>
      <w:rFonts w:ascii="Open Sans" w:eastAsia="Times New Roman" w:hAnsi="Open Sans" w:cs="Times New Roman"/>
      <w:iCs/>
      <w:color w:val="404040"/>
      <w:spacing w:val="13"/>
      <w:kern w:val="0"/>
      <w:lang w:val="en-US"/>
      <w14:ligatures w14:val="none"/>
    </w:rPr>
  </w:style>
  <w:style w:type="character" w:styleId="SubtleEmphasis">
    <w:name w:val="Subtle Emphasis"/>
    <w:uiPriority w:val="19"/>
    <w:qFormat/>
    <w:rsid w:val="00420038"/>
    <w:rPr>
      <w:i/>
      <w:iCs/>
    </w:rPr>
  </w:style>
  <w:style w:type="character" w:styleId="SubtleReference">
    <w:name w:val="Subtle Reference"/>
    <w:uiPriority w:val="31"/>
    <w:rsid w:val="00420038"/>
    <w:rPr>
      <w:smallCaps/>
    </w:rPr>
  </w:style>
  <w:style w:type="table" w:styleId="TableGrid">
    <w:name w:val="Table Grid"/>
    <w:basedOn w:val="TableNormal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eastAsia="MS Mincho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2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TabelleSpalteLinks">
    <w:name w:val="Titel Tabelle Spalte Links"/>
    <w:basedOn w:val="Normal"/>
    <w:rsid w:val="00420038"/>
    <w:pPr>
      <w:spacing w:before="120" w:after="120" w:line="240" w:lineRule="auto"/>
      <w:jc w:val="right"/>
    </w:pPr>
    <w:rPr>
      <w:rFonts w:ascii="Arial" w:eastAsia="Times New Roman" w:hAnsi="Arial"/>
      <w:b/>
      <w:sz w:val="22"/>
      <w:lang w:val="de-CH" w:eastAsia="de-CH"/>
    </w:rPr>
  </w:style>
  <w:style w:type="paragraph" w:styleId="Title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56"/>
      <w:szCs w:val="56"/>
    </w:rPr>
  </w:style>
  <w:style w:type="character" w:customStyle="1" w:styleId="TitleChar">
    <w:name w:val="Title Char"/>
    <w:link w:val="Title"/>
    <w:rsid w:val="00420038"/>
    <w:rPr>
      <w:rFonts w:ascii="Open Sans" w:eastAsia="Times New Roman" w:hAnsi="Open Sans" w:cs="Times New Roman"/>
      <w:b/>
      <w:color w:val="53615A"/>
      <w:spacing w:val="5"/>
      <w:kern w:val="0"/>
      <w:sz w:val="72"/>
      <w:szCs w:val="5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038"/>
    <w:pPr>
      <w:tabs>
        <w:tab w:val="left" w:pos="40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type="character" w:styleId="UnresolvedMention">
    <w:name w:val="Unresolved Mention"/>
    <w:uiPriority w:val="99"/>
    <w:semiHidden/>
    <w:unhideWhenUsed/>
    <w:rsid w:val="00420038"/>
    <w:rPr>
      <w:color w:val="605E5C"/>
      <w:shd w:val="clear" w:color="auto" w:fill="E1DFDD"/>
    </w:rPr>
  </w:style>
  <w:style w:type="paragraph" w:customStyle="1" w:styleId="whitetitle">
    <w:name w:val="white_title"/>
    <w:basedOn w:val="Title"/>
    <w:link w:val="whitetitleChar"/>
    <w:qFormat/>
    <w:rsid w:val="00420038"/>
    <w:rPr>
      <w:color w:val="FFFFFF"/>
      <w:szCs w:val="96"/>
    </w:rPr>
  </w:style>
  <w:style w:type="character" w:customStyle="1" w:styleId="whitetitleChar">
    <w:name w:val="white_title Char"/>
    <w:link w:val="white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56"/>
      <w:szCs w:val="96"/>
      <w:lang w:val="en-US"/>
      <w14:ligatures w14:val="none"/>
    </w:rPr>
  </w:style>
  <w:style w:type="paragraph" w:customStyle="1" w:styleId="whitesubtitle">
    <w:name w:val="white_subtitle"/>
    <w:basedOn w:val="whitetitle"/>
    <w:link w:val="whitesubtitleChar"/>
    <w:qFormat/>
    <w:rsid w:val="00420038"/>
    <w:rPr>
      <w:sz w:val="36"/>
      <w:szCs w:val="44"/>
    </w:rPr>
  </w:style>
  <w:style w:type="character" w:customStyle="1" w:styleId="whitesubtitleChar">
    <w:name w:val="white_subtitle Char"/>
    <w:link w:val="whitesub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ourceCode">
    <w:name w:val="Source Code"/>
    <w:basedOn w:val="Normal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8F5902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b/>
      <w:color w:val="CE5C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b/>
      <w:color w:val="204A87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204A87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paragraph" w:customStyle="1" w:styleId="Head">
    <w:name w:val="Head"/>
    <w:basedOn w:val="Heading3"/>
    <w:qFormat/>
    <w:rsid w:val="00045889"/>
    <w:pPr>
      <w:numPr>
        <w:ilvl w:val="0"/>
        <w:numId w:val="0"/>
      </w:numPr>
      <w:spacing w:before="240"/>
    </w:pPr>
    <w:rPr>
      <w:sz w:val="30"/>
      <w:szCs w:val="30"/>
    </w:rPr>
  </w:style>
  <w:style w:type="paragraph" w:customStyle="1" w:styleId="Section">
    <w:name w:val="Section"/>
    <w:basedOn w:val="Normal"/>
    <w:qFormat/>
    <w:rsid w:val="00E139B2"/>
    <w:pPr>
      <w:keepNext/>
      <w:spacing w:before="160"/>
    </w:pPr>
    <w:rPr>
      <w:b/>
      <w:bCs/>
    </w:rPr>
  </w:style>
  <w:style w:type="paragraph" w:styleId="Revision">
    <w:name w:val="Revision"/>
    <w:hidden/>
    <w:uiPriority w:val="99"/>
    <w:semiHidden/>
    <w:rsid w:val="00A730A7"/>
    <w:pPr>
      <w:spacing w:after="0" w:line="240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680</Words>
  <Characters>3881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Waabanong Weekly Iteration Update</vt:lpstr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Waabanong Weekly Iteration Update</dc:title>
  <dc:subject/>
  <dc:creator>Marcus Morrisey</dc:creator>
  <cp:keywords/>
  <cp:lastModifiedBy>Marcus Morrisey</cp:lastModifiedBy>
  <cp:revision>47</cp:revision>
  <cp:lastPrinted>2026-04-10T23:46:00Z</cp:lastPrinted>
  <dcterms:created xsi:type="dcterms:W3CDTF">2026-04-17T19:36:00Z</dcterms:created>
  <dcterms:modified xsi:type="dcterms:W3CDTF">2026-04-20T20:21:00Z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PCFS</vt:lpwstr>
  </property>
  <property fmtid="{D5CDD505-2E9C-101B-9397-08002B2CF9AE}" pid="3" name="date">
    <vt:lpwstr>today</vt:lpwstr>
  </property>
  <property fmtid="{D5CDD505-2E9C-101B-9397-08002B2CF9AE}" pid="4" name="docket">
    <vt:lpwstr>PD25-1186-CO</vt:lpwstr>
  </property>
  <property fmtid="{D5CDD505-2E9C-101B-9397-08002B2CF9AE}" pid="5" name="format">
    <vt:lpwstr/>
  </property>
  <property fmtid="{D5CDD505-2E9C-101B-9397-08002B2CF9AE}" pid="6" name="grammarly_documentId">
    <vt:lpwstr>documentId_4893</vt:lpwstr>
  </property>
  <property fmtid="{D5CDD505-2E9C-101B-9397-08002B2CF9AE}" pid="7" name="grammarly_documentContext">
    <vt:lpwstr>{"goals":[],"domain":"general","emotions":[],"dialect":"canadian"}</vt:lpwstr>
  </property>
  <property fmtid="{D5CDD505-2E9C-101B-9397-08002B2CF9AE}" pid="8" name="GrammarlyDocumentId">
    <vt:lpwstr>958e8d25-37ed-443d-9fd2-1230b84b6e5d</vt:lpwstr>
  </property>
</Properties>
</file>