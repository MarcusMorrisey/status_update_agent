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6E8FA" w14:textId="44EC5031" w:rsidR="00C04807" w:rsidRDefault="005D2558" w:rsidP="00652E1E">
      <w:pPr>
        <w:pStyle w:val="HeadingNoNumbers"/>
        <w:ind w:left="-709"/>
        <w:rPr>
          <w:lang w:val="en-CA"/>
        </w:rPr>
      </w:pPr>
      <w:r>
        <w:rPr>
          <w:lang w:val="en-CA"/>
        </w:rPr>
        <w:t>Waabanong Weekly Update</w:t>
      </w:r>
    </w:p>
    <w:p w14:paraId="6DFB9C60" w14:textId="75C3F46B" w:rsidR="00C04807" w:rsidRDefault="00C04807" w:rsidP="00652E1E">
      <w:pPr>
        <w:ind w:left="-709"/>
        <w:rPr>
          <w:lang w:val="en-CA"/>
        </w:rPr>
      </w:pPr>
      <w:r>
        <w:rPr>
          <w:lang w:val="en-CA"/>
        </w:rPr>
        <w:t>Week of May 4, 2026</w:t>
      </w:r>
    </w:p>
    <w:p w14:paraId="03DDECB2" w14:textId="7984B0BE" w:rsidR="0082251A" w:rsidRPr="00C04807" w:rsidRDefault="0082251A" w:rsidP="00C04807">
      <w:pPr>
        <w:rPr>
          <w:sz w:val="12"/>
          <w:szCs w:val="12"/>
          <w:lang w:val="en-CA"/>
        </w:rPr>
      </w:pPr>
      <w:r>
        <w:rPr>
          <w:noProof/>
          <w:sz w:val="12"/>
          <w:szCs w:val="12"/>
          <w:lang w:val="en-CA"/>
        </w:rPr>
        <w:drawing>
          <wp:anchor distT="0" distB="0" distL="114300" distR="114300" simplePos="0" relativeHeight="251658240" behindDoc="0" locked="0" layoutInCell="1" allowOverlap="1" wp14:anchorId="54C06363" wp14:editId="6AB64D93">
            <wp:simplePos x="0" y="0"/>
            <wp:positionH relativeFrom="margin">
              <wp:align>center</wp:align>
            </wp:positionH>
            <wp:positionV relativeFrom="paragraph">
              <wp:posOffset>85090</wp:posOffset>
            </wp:positionV>
            <wp:extent cx="7673007" cy="3387090"/>
            <wp:effectExtent l="0" t="0" r="4445" b="3810"/>
            <wp:wrapNone/>
            <wp:docPr id="3515113" name="Picture 1" descr="The image depicts a project timeline with various tasks and milestones, including infrastructure setup, user authentication, client data management, data cleaning, and project go-liv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13" name="Picture 1" descr="The image depicts a project timeline with various tasks and milestones, including infrastructure setup, user authentication, client data management, data cleaning, and project go-live.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3340" cy="3387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50F220" w14:textId="01204737" w:rsidR="00B6413E" w:rsidRDefault="00B6413E" w:rsidP="00C04807">
      <w:pPr>
        <w:ind w:left="-993"/>
        <w:rPr>
          <w:lang w:val="en-CA"/>
        </w:rPr>
      </w:pPr>
    </w:p>
    <w:p w14:paraId="33785E02" w14:textId="2820ADC3" w:rsidR="0082251A" w:rsidRDefault="0082251A" w:rsidP="00C04807">
      <w:pPr>
        <w:ind w:left="-993"/>
        <w:rPr>
          <w:lang w:val="en-CA"/>
        </w:rPr>
      </w:pPr>
    </w:p>
    <w:p w14:paraId="473C58F9" w14:textId="6294252A" w:rsidR="0082251A" w:rsidRDefault="0082251A" w:rsidP="00C04807">
      <w:pPr>
        <w:ind w:left="-993"/>
        <w:rPr>
          <w:lang w:val="en-CA"/>
        </w:rPr>
      </w:pPr>
    </w:p>
    <w:p w14:paraId="14143632" w14:textId="06F6EDDB" w:rsidR="0082251A" w:rsidRDefault="0082251A" w:rsidP="00C04807">
      <w:pPr>
        <w:ind w:left="-993"/>
        <w:rPr>
          <w:lang w:val="en-CA"/>
        </w:rPr>
      </w:pPr>
    </w:p>
    <w:p w14:paraId="6B580E6B" w14:textId="08641E9B" w:rsidR="0082251A" w:rsidRDefault="0082251A" w:rsidP="00C04807">
      <w:pPr>
        <w:ind w:left="-993"/>
        <w:rPr>
          <w:lang w:val="en-CA"/>
        </w:rPr>
      </w:pPr>
    </w:p>
    <w:p w14:paraId="6CF3EF48" w14:textId="77777777" w:rsidR="0082251A" w:rsidRDefault="0082251A" w:rsidP="00C04807">
      <w:pPr>
        <w:ind w:left="-993"/>
        <w:rPr>
          <w:lang w:val="en-CA"/>
        </w:rPr>
      </w:pPr>
    </w:p>
    <w:p w14:paraId="59E28DD2" w14:textId="77777777" w:rsidR="0082251A" w:rsidRDefault="0082251A" w:rsidP="00C04807">
      <w:pPr>
        <w:ind w:left="-993"/>
        <w:rPr>
          <w:lang w:val="en-CA"/>
        </w:rPr>
      </w:pPr>
    </w:p>
    <w:p w14:paraId="1A731312" w14:textId="77777777" w:rsidR="0082251A" w:rsidRDefault="0082251A" w:rsidP="00C04807">
      <w:pPr>
        <w:ind w:left="-993"/>
        <w:rPr>
          <w:lang w:val="en-CA"/>
        </w:rPr>
      </w:pPr>
    </w:p>
    <w:p w14:paraId="21CB05DD" w14:textId="77777777" w:rsidR="0082251A" w:rsidRDefault="0082251A" w:rsidP="00C04807">
      <w:pPr>
        <w:ind w:left="-993"/>
        <w:rPr>
          <w:lang w:val="en-CA"/>
        </w:rPr>
      </w:pPr>
    </w:p>
    <w:p w14:paraId="72D22C1F" w14:textId="77777777" w:rsidR="0082251A" w:rsidRDefault="0082251A" w:rsidP="00C04807">
      <w:pPr>
        <w:ind w:left="-993"/>
        <w:rPr>
          <w:lang w:val="en-CA"/>
        </w:rPr>
      </w:pPr>
    </w:p>
    <w:p w14:paraId="356659E4" w14:textId="77777777" w:rsidR="0082251A" w:rsidRDefault="0082251A" w:rsidP="00C04807">
      <w:pPr>
        <w:ind w:left="-993"/>
        <w:rPr>
          <w:lang w:val="en-CA"/>
        </w:rPr>
      </w:pPr>
    </w:p>
    <w:p w14:paraId="58B034A1" w14:textId="77777777" w:rsidR="0082251A" w:rsidRDefault="0082251A" w:rsidP="00C04807">
      <w:pPr>
        <w:ind w:left="-993"/>
        <w:rPr>
          <w:lang w:val="en-CA"/>
        </w:rPr>
      </w:pPr>
    </w:p>
    <w:p w14:paraId="7C270E3E" w14:textId="77777777" w:rsidR="0082251A" w:rsidRPr="00FA2CA0" w:rsidRDefault="0082251A" w:rsidP="00C04807">
      <w:pPr>
        <w:ind w:left="-993"/>
        <w:rPr>
          <w:lang w:val="en-CA"/>
        </w:rPr>
      </w:pPr>
    </w:p>
    <w:tbl>
      <w:tblPr>
        <w:tblStyle w:val="MediumShading1-Accent5"/>
        <w:tblpPr w:leftFromText="180" w:rightFromText="180" w:vertAnchor="text" w:horzAnchor="margin" w:tblpY="352"/>
        <w:tblW w:w="9695" w:type="dxa"/>
        <w:tblLook w:val="04A0" w:firstRow="1" w:lastRow="0" w:firstColumn="1" w:lastColumn="0" w:noHBand="0" w:noVBand="1"/>
      </w:tblPr>
      <w:tblGrid>
        <w:gridCol w:w="2711"/>
        <w:gridCol w:w="1674"/>
        <w:gridCol w:w="1842"/>
        <w:gridCol w:w="3468"/>
      </w:tblGrid>
      <w:tr w:rsidR="00963980" w:rsidRPr="00FA2CA0" w14:paraId="6C41FB52" w14:textId="77777777" w:rsidTr="006C64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6E95D" w14:textId="77777777" w:rsidR="00963980" w:rsidRPr="00FA2CA0" w:rsidRDefault="00963980" w:rsidP="00E40DD3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Iteration</w:t>
            </w:r>
          </w:p>
        </w:tc>
        <w:tc>
          <w:tcPr>
            <w:tcW w:w="1674" w:type="dxa"/>
            <w:hideMark/>
          </w:tcPr>
          <w:p w14:paraId="47235380" w14:textId="77777777" w:rsidR="00963980" w:rsidRPr="00FA2CA0" w:rsidRDefault="00963980" w:rsidP="00E40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Status</w:t>
            </w:r>
          </w:p>
        </w:tc>
        <w:tc>
          <w:tcPr>
            <w:tcW w:w="1842" w:type="dxa"/>
            <w:hideMark/>
          </w:tcPr>
          <w:p w14:paraId="3147309D" w14:textId="3591CE19" w:rsidR="00963980" w:rsidRPr="00FA2CA0" w:rsidRDefault="00963980" w:rsidP="00E40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Current phase</w:t>
            </w:r>
          </w:p>
        </w:tc>
        <w:tc>
          <w:tcPr>
            <w:tcW w:w="3468" w:type="dxa"/>
            <w:hideMark/>
          </w:tcPr>
          <w:p w14:paraId="1320CC15" w14:textId="77777777" w:rsidR="00963980" w:rsidRPr="00FA2CA0" w:rsidRDefault="00963980" w:rsidP="00E40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CA"/>
              </w:rPr>
            </w:pPr>
            <w:r>
              <w:rPr>
                <w:lang w:val="en-CA"/>
              </w:rPr>
              <w:t>Notes</w:t>
            </w:r>
          </w:p>
        </w:tc>
      </w:tr>
      <w:tr w:rsidR="00963980" w:rsidRPr="00FA2CA0" w14:paraId="7639B46F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373BF" w14:textId="6954EB89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>I1 - System Infrastructure &amp; Environments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Setting up Testing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Azure Testing environment data migration in progress</w:t>
            </w:r>
          </w:p>
        </w:tc>
      </w:tr>
      <w:tr w:rsidR="00963980" w:rsidRPr="00FA2CA0" w14:paraId="05B0856D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C0C13" w14:textId="22606149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 xml:space="preserve">I2 - </w:t>
            </w:r>
            <w:r>
              <w:rPr>
                <w:b w:val="0"/>
                <w:bCs w:val="0"/>
                <w:sz w:val="24"/>
                <w:szCs w:val="24"/>
                <w:lang w:val="en-CA" w:eastAsia="en-US"/>
              </w:rPr>
              <w:t xml:space="preserve"> </w:t>
            </w:r>
            <w:r>
              <w:rPr>
                <w:lang w:val="en-CA"/>
              </w:rPr>
              <w:t>Login &amp; Authorization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IDF Testing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Deployment for client testing pending Azure environment readiness</w:t>
            </w:r>
          </w:p>
        </w:tc>
      </w:tr>
      <w:tr w:rsidR="000F6AD2" w:rsidRPr="00FA2CA0" w14:paraId="1AD25C50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FB5294" w14:textId="6FB18C17" w:rsidR="000F6AD2" w:rsidRPr="00FA2CA0" w:rsidRDefault="000F6AD2" w:rsidP="000F6AD2">
            <w:pPr>
              <w:rPr>
                <w:lang w:val="en-CA"/>
              </w:rPr>
            </w:pPr>
            <w:r>
              <w:rPr>
                <w:lang w:val="en-CA"/>
              </w:rPr>
              <w:t>I3 - Client, Member &amp; Family Data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IDF Testing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Internal IDF testing continues; minor bug-fix cycle</w:t>
            </w:r>
          </w:p>
        </w:tc>
      </w:tr>
      <w:tr w:rsidR="00963980" w:rsidRPr="00FA2CA0" w14:paraId="762A8FC7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C2A07" w14:textId="4EB899A5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>I4 - Intake Management &amp; Automated Notifications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Wireframe review with client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Two intake-module wireframe walkthroughs completed with the PCFS intake team; significant design feedback captured; May 4 bug-fix batch (PR #29) shipped</w:t>
            </w:r>
          </w:p>
        </w:tc>
      </w:tr>
      <w:tr w:rsidR="00963980" w:rsidRPr="00FA2CA0" w14:paraId="57812134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AC3FF" w14:textId="25B994E3" w:rsidR="00963980" w:rsidRPr="00FA2CA0" w:rsidRDefault="00963980" w:rsidP="00963980">
            <w:pPr>
              <w:rPr>
                <w:lang w:val="en-CA"/>
              </w:rPr>
            </w:pPr>
            <w:r>
              <w:rPr>
                <w:lang w:val="en-CA"/>
              </w:rPr>
              <w:t>I5 - Case File Management &amp; Signs of Safety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Intake-to-case linking model refined from intake-module sessions; Apr 29 Ongoing Service walkthrough updates in progress</w:t>
            </w:r>
          </w:p>
        </w:tc>
      </w:tr>
      <w:tr w:rsidR="00DC3FA4" w:rsidRPr="00FA2CA0" w14:paraId="211A17FB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3ACD3" w14:textId="50011B6E" w:rsidR="00DC3FA4" w:rsidRPr="00FA2CA0" w:rsidRDefault="00BB699E" w:rsidP="00DC3FA4">
            <w:pPr>
              <w:rPr>
                <w:lang w:val="en-CA"/>
              </w:rPr>
            </w:pPr>
            <w:r>
              <w:rPr>
                <w:lang w:val="en-CA"/>
              </w:rPr>
              <w:t>I6 - Data Migration</w:t>
              <w:br/>
              <w:br/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Planning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Working with Campfire to determine how to access data and maintain privacy/security</w:t>
            </w:r>
          </w:p>
        </w:tc>
      </w:tr>
      <w:tr w:rsidR="00DC3FA4" w:rsidRPr="00FA2CA0" w14:paraId="3DFF2EEE" w14:textId="77777777" w:rsidTr="00963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6B15C" w14:textId="15D442EF" w:rsidR="00DC3FA4" w:rsidRPr="00FA2CA0" w:rsidRDefault="00BB699E" w:rsidP="00DC3FA4">
            <w:pPr>
              <w:rPr>
                <w:lang w:val="en-CA"/>
              </w:rPr>
            </w:pPr>
            <w:r>
              <w:rPr>
                <w:lang w:val="en-CA"/>
              </w:rPr>
              <w:t>I7 -  Financial Tracking &amp; Exports for Sage</w:t>
            </w:r>
          </w:p>
        </w:tc>
        <w:tc>
          <w:tcPr>
            <w:tcW w:w="1674" w:type="dxa"/>
            <w:hideMark/>
          </w:tcPr>
          <w:p>
            <w:r>
              <w:rPr>
                <w:lang w:val="en-CA"/>
              </w:rPr>
              <w:t>In progress</w:t>
            </w:r>
          </w:p>
        </w:tc>
        <w:tc>
          <w:tcPr>
            <w:tcW w:w="1842" w:type="dxa"/>
            <w:hideMark/>
          </w:tcPr>
          <w:p>
            <w:r>
              <w:rPr>
                <w:lang w:val="en-CA"/>
              </w:rPr>
              <w:t>Solution design</w:t>
            </w:r>
          </w:p>
        </w:tc>
        <w:tc>
          <w:tcPr>
            <w:tcW w:w="3468" w:type="dxa"/>
            <w:hideMark/>
          </w:tcPr>
          <w:p>
            <w:r>
              <w:rPr>
                <w:lang w:val="en-CA"/>
              </w:rPr>
              <w:t>Advanced wireframes for PO and credit-card reconciliation in progress; next finance working session pending</w:t>
            </w:r>
          </w:p>
        </w:tc>
      </w:tr>
      <w:tr w:rsidR="00B76E13" w:rsidRPr="00FA2CA0" w14:paraId="2499EE75" w14:textId="77777777" w:rsidTr="0096398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F16D43" w14:textId="457B841A" w:rsidR="00B76E13" w:rsidRPr="00FA2CA0" w:rsidRDefault="00B76E13" w:rsidP="00B76E13">
            <w:pPr>
              <w:rPr>
                <w:lang w:val="en-CA"/>
              </w:rPr>
            </w:pPr>
            <w:r>
              <w:rPr>
                <w:lang w:val="en-CA"/>
              </w:rPr>
              <w:t>I8 -  My Dashboard &amp; Reporting</w:t>
            </w:r>
          </w:p>
        </w:tc>
        <w:tc>
          <w:tcPr>
            <w:tcW w:w="1674" w:type="dxa"/>
          </w:tcPr>
          <w:p>
            <w:r>
              <w:rPr>
                <w:lang w:val="en-CA"/>
              </w:rPr>
              <w:t>Not started</w:t>
            </w:r>
          </w:p>
        </w:tc>
        <w:tc>
          <w:tcPr>
            <w:tcW w:w="1842" w:type="dxa"/>
          </w:tcPr>
          <w:p>
            <w:r>
              <w:rPr>
                <w:lang w:val="en-CA"/>
              </w:rPr>
              <w:t/>
            </w:r>
          </w:p>
        </w:tc>
        <w:tc>
          <w:tcPr>
            <w:tcW w:w="3468" w:type="dxa"/>
          </w:tcPr>
          <w:p>
            <w:r>
              <w:rPr>
                <w:lang w:val="en-CA"/>
              </w:rPr>
              <w:t/>
            </w:r>
          </w:p>
        </w:tc>
      </w:tr>
    </w:tbl>
    <w:p w14:paraId="76ECF666" w14:textId="77777777" w:rsidR="00963980" w:rsidRPr="00FA2CA0" w:rsidRDefault="00963980">
      <w:pPr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1E3857D7" w14:textId="77777777" w:rsidTr="00D340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64D6C45F" w14:textId="5A9920BB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0" w:name="X5040472052c1773a77c7c90361a148385657749"/>
            <w:bookmarkStart w:id="1" w:name="iteration-plan"/>
            <w:bookmarkStart w:id="2" w:name="iteration-scope"/>
            <w:r>
              <w:rPr>
                <w:color w:val="FFFFFF" w:themeColor="background1"/>
                <w:lang w:val="en-CA"/>
              </w:rPr>
              <w:t>Project Management &amp; General</w:t>
            </w:r>
          </w:p>
        </w:tc>
      </w:tr>
    </w:tbl>
    <w:p w14:paraId="5EEBE633" w14:textId="5928A6F5" w:rsidR="002D278F" w:rsidRDefault="001C675B" w:rsidP="00D340A4">
      <w:pPr>
        <w:rPr>
          <w:b/>
          <w:bCs/>
          <w:lang w:val="en-CA"/>
        </w:rPr>
      </w:pPr>
      <w:r>
        <w:rPr>
          <w:b/>
          <w:bCs/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Intake module wireframe review with the PCFS intake team — two working sessions completed (Tue morning, 2 hours total) with Ross, Darryl, Kelvin and others; detailed walkthrough of the full intake form, persons-involved, intake log, eligibility, escalation, prior-contact check, and print views.</w:t>
      </w:r>
    </w:p>
    <w:p>
      <w:pPr>
        <w:pStyle w:val="list1"/>
        <w:rPr>
          <w:lang w:val="en-CA"/>
        </w:rPr>
      </w:pPr>
      <w:r>
        <w:rPr>
          <w:lang w:val="en-CA"/>
        </w:rPr>
        <w:t>Substantive design feedback captured (see I4 for detail); decisions taken on document categorization, issue-category list expansion, supervisor override scope, multi-intake handling, intake-to-case linking, and CSIS handoff.</w:t>
      </w:r>
    </w:p>
    <w:p>
      <w:pPr>
        <w:pStyle w:val="list1"/>
        <w:rPr>
          <w:lang w:val="en-CA"/>
        </w:rPr>
      </w:pPr>
      <w:r>
        <w:rPr>
          <w:lang w:val="en-CA"/>
        </w:rPr>
        <w:t>Recurring cadence confirmed — weekly Tuesday working sessions; next overall review with Clemen scheduled for the following Tuesday afternoon.</w:t>
      </w:r>
    </w:p>
    <w:p>
      <w:pPr>
        <w:pStyle w:val="list1"/>
        <w:rPr>
          <w:lang w:val="en-CA"/>
        </w:rPr>
      </w:pPr>
      <w:r>
        <w:rPr>
          <w:lang w:val="en-CA"/>
        </w:rPr>
        <w:t>Development continued — May 4 bug-fix batch (PR #29) merged covering task-module refactors, eligibility banner messaging, intake print toolbar, and form responsiveness.</w:t>
      </w:r>
    </w:p>
    <w:p>
      <w:pPr>
        <w:pStyle w:val="list1"/>
        <w:rPr>
          <w:lang w:val="en-CA"/>
        </w:rPr>
      </w:pPr>
      <w:r>
        <w:rPr>
          <w:lang w:val="en-CA"/>
        </w:rPr>
        <w:t>One additional Tuesday afternoon session (1:09 pm) was recorded but has no transcript yet — content not integrated into this report.</w:t>
      </w:r>
    </w:p>
    <w:p w14:paraId="72D38411" w14:textId="7C921569" w:rsidR="0024580B" w:rsidRDefault="0024580B">
      <w:pPr>
        <w:spacing w:before="0" w:after="160" w:line="278" w:lineRule="auto"/>
        <w:rPr>
          <w:b/>
          <w:bCs/>
          <w:lang w:val="en-CA"/>
        </w:rPr>
      </w:pPr>
      <w:r>
        <w:rPr>
          <w:b/>
          <w:bCs/>
          <w:lang w:val="en-CA"/>
        </w:rPr>
        <w:br w:type="page"/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165D7EB2" w14:textId="77777777" w:rsidTr="002458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06CD8B16" w14:textId="38853890" w:rsidR="00D340A4" w:rsidRDefault="00D340A4" w:rsidP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I1 - System Infrastructure &amp; Environments</w:t>
            </w:r>
          </w:p>
        </w:tc>
      </w:tr>
      <w:tr w:rsidR="00D340A4" w14:paraId="69F6AEC3" w14:textId="77777777" w:rsidTr="002458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722E32B2" w14:textId="77777777" w:rsidR="00D340A4" w:rsidRPr="00D340A4" w:rsidRDefault="00D340A4" w:rsidP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1BD232E1" w14:textId="0929641B" w:rsidR="00D340A4" w:rsidRDefault="00D340A4" w:rsidP="00D340A4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Set up Development, Testing, and Production environments</w:t>
            </w:r>
          </w:p>
        </w:tc>
      </w:tr>
    </w:tbl>
    <w:p w14:paraId="7464444A" w14:textId="77777777" w:rsidR="00C23C70" w:rsidRPr="00FA2CA0" w:rsidRDefault="00C23C70" w:rsidP="00E5353C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updates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2BD04B0C" w14:textId="77777777" w:rsidTr="00B927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0BC1FB3F" w14:textId="254A8526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I2 - Login &amp; Authorization</w:t>
            </w:r>
          </w:p>
        </w:tc>
      </w:tr>
      <w:tr w:rsidR="00D340A4" w14:paraId="15EFBE10" w14:textId="77777777" w:rsidTr="00B927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0B3CE1E3" w14:textId="77777777" w:rsidR="00D340A4" w:rsidRPr="00D340A4" w:rsidRDefault="00D340A4" w:rsidP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39B285CD" w14:textId="77777777" w:rsidR="00D340A4" w:rsidRPr="00D340A4" w:rsidRDefault="00D340A4" w:rsidP="00D340A4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Microsoft 365–based authentication</w:t>
            </w:r>
          </w:p>
          <w:p w14:paraId="3CCCC008" w14:textId="6AA1AA78" w:rsidR="00D340A4" w:rsidRDefault="00D340A4" w:rsidP="00D340A4">
            <w:pPr>
              <w:pStyle w:val="list1"/>
              <w:rPr>
                <w:lang w:val="en-CA"/>
              </w:rPr>
            </w:pPr>
            <w:r>
              <w:rPr>
                <w:b w:val="0"/>
                <w:bCs w:val="0"/>
                <w:lang w:val="en-CA"/>
              </w:rPr>
              <w:t>User login</w:t>
            </w:r>
          </w:p>
        </w:tc>
      </w:tr>
    </w:tbl>
    <w:p w14:paraId="7EE5DAF9" w14:textId="77777777" w:rsidR="00B927EF" w:rsidRPr="00FA2CA0" w:rsidRDefault="00B927EF" w:rsidP="00B927EF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updates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36B510BE" w14:textId="77777777" w:rsidTr="00F93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B8EF760" w14:textId="61C75C85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I3 - Client, Member &amp; Family Data</w:t>
            </w:r>
          </w:p>
        </w:tc>
      </w:tr>
      <w:tr w:rsidR="00D340A4" w14:paraId="3A3DCF8B" w14:textId="77777777" w:rsidTr="00F93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B500E08" w14:textId="77777777" w:rsidR="00D340A4" w:rsidRPr="00D340A4" w:rsidRDefault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0D01D7E8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Centralized person records (children, adults, limited profiles)</w:t>
            </w:r>
          </w:p>
          <w:p w14:paraId="1AC4A15F" w14:textId="77777777" w:rsidR="00D340A4" w:rsidRPr="00D340A4" w:rsidRDefault="00D340A4" w:rsidP="00D340A4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Duplicate prevention</w:t>
            </w:r>
          </w:p>
          <w:p w14:paraId="046F74EF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Family and household structures</w:t>
            </w:r>
          </w:p>
          <w:p w14:paraId="42E5A9E0" w14:textId="77777777" w:rsidR="00D340A4" w:rsidRPr="00D340A4" w:rsidRDefault="00D340A4" w:rsidP="00D340A4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Multi-generation relationships</w:t>
            </w:r>
          </w:p>
          <w:p w14:paraId="7FB2C0ED" w14:textId="77777777" w:rsidR="00D340A4" w:rsidRPr="00D340A4" w:rsidRDefault="00D340A4" w:rsidP="00D340A4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Reciprocal relationship logic</w:t>
            </w:r>
          </w:p>
          <w:p w14:paraId="3D42798C" w14:textId="7A842841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Global search across people and families</w:t>
            </w:r>
          </w:p>
        </w:tc>
      </w:tr>
    </w:tbl>
    <w:p w14:paraId="4807A54C" w14:textId="77777777" w:rsidR="00403F1E" w:rsidRPr="00FA2CA0" w:rsidRDefault="00403F1E" w:rsidP="00403F1E">
      <w:pPr>
        <w:pStyle w:val="Section"/>
        <w:rPr>
          <w:lang w:val="en-CA"/>
        </w:rPr>
      </w:pPr>
      <w:bookmarkStart w:id="4" w:name="X7066d6746f8e69d4b839264fca4eba7d57df318"/>
      <w:bookmarkEnd w:id="3"/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external feedback this week — internal IDF testing continues.</w:t>
      </w:r>
    </w:p>
    <w:p>
      <w:pPr>
        <w:pStyle w:val="list1"/>
        <w:rPr>
          <w:lang w:val="en-CA"/>
        </w:rPr>
      </w:pPr>
      <w:r>
        <w:rPr>
          <w:lang w:val="en-CA"/>
        </w:rPr>
        <w:t>Person-record edits from inside the intake form confirmed during the intake walkthrough (address updates flow back to the person record, with full change log).</w:t>
      </w:r>
    </w:p>
    <w:p w14:paraId="4B32131D" w14:textId="44636BCB" w:rsidR="00F936D8" w:rsidRDefault="00F936D8">
      <w:pPr>
        <w:spacing w:before="0" w:after="160" w:line="278" w:lineRule="auto"/>
        <w:rPr>
          <w:lang w:val="en-CA"/>
        </w:rPr>
      </w:pP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D340A4" w14:paraId="58FAE493" w14:textId="77777777" w:rsidTr="00F93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66AEBFA4" w14:textId="74604A12" w:rsidR="00D340A4" w:rsidRDefault="00D340A4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I4 - Intake Management &amp; Automated Notifications</w:t>
            </w:r>
          </w:p>
        </w:tc>
      </w:tr>
      <w:tr w:rsidR="00D340A4" w14:paraId="63D0F091" w14:textId="77777777" w:rsidTr="00F93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2C1FB338" w14:textId="77777777" w:rsidR="00D340A4" w:rsidRPr="00D340A4" w:rsidRDefault="00D340A4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4410D06B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intake workflows with mandatory fields</w:t>
            </w:r>
          </w:p>
          <w:p w14:paraId="5418837E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 status tracking and lifecycle</w:t>
            </w:r>
          </w:p>
          <w:p w14:paraId="4B7964D2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Supervisor review and approval processes</w:t>
            </w:r>
          </w:p>
          <w:p w14:paraId="0B1DA349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Ability to resolve intake without opening a case</w:t>
            </w:r>
          </w:p>
          <w:p w14:paraId="0B0DD694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Escalation from intake to case creation</w:t>
            </w:r>
          </w:p>
          <w:p w14:paraId="2CEDA1F1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Printable intake records</w:t>
            </w:r>
          </w:p>
          <w:p w14:paraId="2DC12D6F" w14:textId="77777777" w:rsidR="00D340A4" w:rsidRPr="00D340A4" w:rsidRDefault="00D340A4" w:rsidP="00D340A4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Automated notifications:</w:t>
            </w:r>
          </w:p>
          <w:p w14:paraId="66F8C0DB" w14:textId="77777777" w:rsidR="00D340A4" w:rsidRPr="00D340A4" w:rsidRDefault="00D340A4" w:rsidP="00D340A4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In-application alerts</w:t>
            </w:r>
          </w:p>
          <w:p w14:paraId="5433D721" w14:textId="03B33032" w:rsidR="00D340A4" w:rsidRPr="00D340A4" w:rsidRDefault="00D340A4" w:rsidP="00D340A4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Defined external channels (email/messaging)</w:t>
            </w:r>
          </w:p>
        </w:tc>
      </w:tr>
    </w:tbl>
    <w:p w14:paraId="3E981F61" w14:textId="77777777" w:rsidR="00C23C70" w:rsidRPr="00FA2CA0" w:rsidRDefault="00C23C70" w:rsidP="00E5353C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Two intake-module wireframe walkthroughs completed with the PCFS intake team (Tue morning sessions).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Header &amp; banner — persistent banner confirmed; intake unique ID with linkable CFSIS ID; risk-category badges plus countdown timer per the issue’s mandated response time.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Document upload — multi-file upload accepted; separate document name vs. file name; document-type list to be defined (legal, photo, receipt, other, etc.) — Peguis to share a current working list; executable file types excluded; HEIC/TIFF/PNG support for mobile uploads.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Browser preference — Microsoft Edge confirmed as primary target browser.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Auto-save — Save and Continue model retained for now; if the session times out, current entries are preserved; UAT will inform whether explicit autosave is needed.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Referral source — always confidential by policy; will appear on the form but not in the persons-involved list; possible future enhancement to link a referral source back to a person record (supervisor/director-managed correction permission).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Persons involved — search-driven add; "add limited profile" option when person is not yet in the system; add-from-genogram for fast linking of family members; inline edit of the linked person record from the intake form (with change log); icon to be changed to a pencil/edit icon (not new-window).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Issue categories — keep grid layout (multi-select); expand to full Manitoba IM list with sub-categories and "other" as a real category with criteria; each category drives a mandated response timer; presentation alphabetical; sub-categories likely as checkboxes inside a modal triggered from the category tile.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Recommended response time — auto-filled from category/sub-category, no override field (override field removed from form per worker discussion).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Actions taken — keep the layout as it appears on the paper form (preserve familiar order).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Eligibility — move the eligibility-check screen down into the supervisor section; worker may still proceed with intake by entering an override reason (used during after-hours emergencies for non-Peguis families).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Multiple intakes — same person may have multiple open intakes (e.g., after-hours plus daytime); on starting a new intake for a person with an existing open intake, show a prompt offering to continue the open one OR start a new one.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Intake-to-case linking — when an intake is escalated to a case, retain the link between intake ID and case ID (and any subsequent intakes on the same case) so that history is traceable.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Send-back-for-more-info — supervisor can return an intake to the worker with a due date; the original response-time timer keeps running in the background regardless of the rework window.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Approval flow — worker submits, supervisor reviews, then Chief Operating Officer (Kelvin) approves escalation to a case; assignment to ongoing-services team follows after that.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Prior contact check — required before CSIS entry; lives in the supervisor section; gate to "Concluded" status.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Intake log — immutable, reverse-chronological cards of all actions on the intake (create, edits, additions/removals of people, notes, document uploads, status changes); prior intakes and case history for the same person also surface here as linkable items.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Print — both filled and blank intake forms; sensitive data not redacted (workers need full record in the field, including dead-zone scenarios).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Status values — Open or Concluded only (no intermediate "pending" state for the final outcome).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Smart-quote / character-encoding issue when copy-pasting from intake into CSIS captured on the roadmap for a future quality-of-life fix.</w:t>
      </w:r>
    </w:p>
    <w:p>
      <w:pPr>
        <w:pStyle w:val="list1"/>
        <w:rPr>
          <w:lang w:val="en-CA"/>
        </w:rPr>
      </w:pPr>
      <w:r>
        <w:rPr>
          <w:lang w:val="en-CA"/>
        </w:rPr>
        <w:t>May 4 bug-fix batch (PR #29) shipped to master.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Task module — linked-records refactor: sync linked row from form, default linked ID, Person added to linked-record options, normalized request handling, improved display formatting; past-due dates no longer permitted on task creation; task filtering moved to database-backed codes.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Intake eligibility — IntakeEligibilityService extracted from controller; eligibility banner rendering streamlined; banner messaging refined based on caregiver name and reason.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Print and UI — print icon SVG added; persistent header print button; sticky toolbar image rendering adjusted; task-form styling with min-width constraints and improved overflow handling.</w:t>
      </w:r>
    </w:p>
    <w:p>
      <w:pPr>
        <w:pStyle w:val="list1"/>
        <w:numPr>
          <w:ilvl w:val="1"/>
          <w:numId w:val="13"/>
        </w:numPr>
        <w:rPr>
          <w:lang w:val="en-CA"/>
        </w:rPr>
      </w:pPr>
      <w:r>
        <w:rPr>
          <w:lang w:val="en-CA"/>
        </w:rPr>
        <w:t>Modals — blur effect on active element before opening modal in tasks view.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D434D" w14:paraId="07889CE4" w14:textId="77777777" w:rsidTr="00F27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7C73F4F0" w14:textId="78B3B192" w:rsidR="00ED434D" w:rsidRDefault="00ED434D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I5 - Case File Management &amp; Signs of Safety</w:t>
            </w:r>
          </w:p>
        </w:tc>
      </w:tr>
      <w:tr w:rsidR="00ED434D" w14:paraId="7C162827" w14:textId="77777777" w:rsidTr="00F27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1EF79A7E" w14:textId="77777777" w:rsidR="00ED434D" w:rsidRPr="00D340A4" w:rsidRDefault="00ED434D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134F12EC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file creation and lifecycle management</w:t>
            </w:r>
          </w:p>
          <w:p w14:paraId="5B95B6A2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Assignment of caseworkers and supervisors</w:t>
            </w:r>
          </w:p>
          <w:p w14:paraId="198C48F5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reassignment with approval</w:t>
            </w:r>
          </w:p>
          <w:p w14:paraId="35D7AC42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Signs of Safety–aligned workflows, including:</w:t>
            </w:r>
          </w:p>
          <w:p w14:paraId="2DF81DDE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Placement</w:t>
            </w:r>
          </w:p>
          <w:p w14:paraId="229EA8D7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Structured assessments</w:t>
            </w:r>
          </w:p>
          <w:p w14:paraId="3BBFF5C1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Safety goals and planning</w:t>
            </w:r>
          </w:p>
          <w:p w14:paraId="4E43C90D" w14:textId="77777777" w:rsidR="00ED434D" w:rsidRPr="00ED434D" w:rsidRDefault="00ED434D" w:rsidP="00ED434D">
            <w:pPr>
              <w:pStyle w:val="list1"/>
              <w:numPr>
                <w:ilvl w:val="1"/>
                <w:numId w:val="13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Ongoing review checkpoints</w:t>
            </w:r>
          </w:p>
          <w:p w14:paraId="1984CCB2" w14:textId="77777777" w:rsidR="00ED434D" w:rsidRPr="00ED434D" w:rsidRDefault="00ED434D" w:rsidP="00ED434D">
            <w:pPr>
              <w:pStyle w:val="list1"/>
              <w:numPr>
                <w:ilvl w:val="0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Visibility into historical and related cases</w:t>
            </w:r>
          </w:p>
          <w:p w14:paraId="16AD7B65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 notes for visits, services, and interactions</w:t>
            </w:r>
          </w:p>
          <w:p w14:paraId="1863840C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Communication tracking across intake and case contexts</w:t>
            </w:r>
          </w:p>
          <w:p w14:paraId="1269B374" w14:textId="3CCD763C" w:rsidR="00ED434D" w:rsidRPr="00D340A4" w:rsidRDefault="00ED434D" w:rsidP="00ED434D">
            <w:pPr>
              <w:pStyle w:val="list1"/>
              <w:numPr>
                <w:ilvl w:val="1"/>
                <w:numId w:val="10"/>
              </w:numPr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Document management: Person, Intake &amp; Case</w:t>
            </w:r>
          </w:p>
        </w:tc>
      </w:tr>
    </w:tbl>
    <w:p w14:paraId="302F8C9E" w14:textId="77777777" w:rsidR="00C23C70" w:rsidRPr="00FA2CA0" w:rsidRDefault="00C23C70" w:rsidP="00E5353C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Intake-to-case linking model refined during the intake walkthroughs — confirmed need to preserve a chain of intake IDs → case ID, including any follow-on intakes opened against the same case, so case history remains traceable.</w:t>
      </w:r>
    </w:p>
    <w:p>
      <w:pPr>
        <w:pStyle w:val="list1"/>
        <w:rPr>
          <w:lang w:val="en-CA"/>
        </w:rPr>
      </w:pPr>
      <w:r>
        <w:rPr>
          <w:lang w:val="en-CA"/>
        </w:rPr>
        <w:t>Director-level (COO) approval step confirmed in the escalation flow (worker → supervisor → director → case opened and assigned).</w:t>
      </w:r>
    </w:p>
    <w:p>
      <w:pPr>
        <w:pStyle w:val="list1"/>
        <w:rPr>
          <w:lang w:val="en-CA"/>
        </w:rPr>
      </w:pPr>
      <w:r>
        <w:rPr>
          <w:lang w:val="en-CA"/>
        </w:rPr>
        <w:t>Apr 29 Ongoing Service walkthrough design updates continue offline (Director field on case record, team-admin screen, persons-in-case enhancements, conflict-of-interest under safety/confidentiality, role-based dashboards).</w:t>
      </w:r>
    </w:p>
    <w:bookmarkEnd w:id="1"/>
    <w:bookmarkEnd w:id="2"/>
    <w:bookmarkEnd w:id="5"/>
    <w:p w14:paraId="68768167" w14:textId="185A69A0" w:rsidR="0030549F" w:rsidRDefault="00793456" w:rsidP="0030549F">
      <w:pPr>
        <w:pStyle w:val="list1"/>
        <w:rPr>
          <w:lang w:val="en-CA"/>
        </w:rPr>
      </w:pPr>
      <w:r>
        <w:rPr>
          <w:lang w:val="en-CA"/>
        </w:rPr>
        <w:t>Wireframes &amp; Solution Design are in progress</w:t>
      </w:r>
    </w:p>
    <w:p w14:paraId="0172DC16" w14:textId="682E167A" w:rsidR="00F936D8" w:rsidRPr="00B77BEA" w:rsidRDefault="00173847" w:rsidP="00B77BEA">
      <w:pPr>
        <w:pStyle w:val="list1"/>
        <w:spacing w:before="0" w:after="160" w:line="278" w:lineRule="auto"/>
        <w:rPr>
          <w:lang w:val="en-CA"/>
        </w:rPr>
      </w:pPr>
      <w:r>
        <w:rPr>
          <w:lang w:val="en-CA"/>
        </w:rPr>
        <w:t>Preliminary wireframes covering case record type, case notes, and placement require review with Ongoing Service Team. Marcus to reach out to Ross to schedule.</w:t>
      </w:r>
      <w:del w:id="6" w:author="Marcus Morrisey" w:date="2026-04-20T14:28:00Z" w16du:dateUtc="2026-04-20T19:28:00Z">
        <w:r>
          <w:rPr>
            <w:lang w:val="en-CA"/>
          </w:rPr>
          <w:br w:type="page"/>
        </w:r>
      </w:del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D434D" w14:paraId="74F7B9E9" w14:textId="77777777" w:rsidTr="00F936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  <w:vAlign w:val="center"/>
          </w:tcPr>
          <w:p w14:paraId="1A8ED7C1" w14:textId="47739AF3" w:rsidR="00ED434D" w:rsidRDefault="00ED434D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I6 - Data Cleaning and Migration</w:t>
            </w:r>
          </w:p>
        </w:tc>
      </w:tr>
      <w:tr w:rsidR="00ED434D" w14:paraId="12A42431" w14:textId="77777777" w:rsidTr="00F936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0" w:type="dxa"/>
          </w:tcPr>
          <w:p w14:paraId="5EA425B1" w14:textId="77777777" w:rsidR="00ED434D" w:rsidRPr="00D340A4" w:rsidRDefault="00ED434D">
            <w:pPr>
              <w:pStyle w:val="Section"/>
              <w:rPr>
                <w:b/>
                <w:bCs/>
                <w:lang w:val="en-CA"/>
              </w:rPr>
            </w:pPr>
            <w:r>
              <w:rPr>
                <w:b/>
                <w:bCs/>
                <w:lang w:val="en-CA"/>
              </w:rPr>
              <w:t>Features</w:t>
            </w:r>
          </w:p>
          <w:p w14:paraId="52A72F39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Develop a data migration strategy from FAMCare into Waabanong</w:t>
            </w:r>
          </w:p>
          <w:p w14:paraId="72CB6DCD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Support PCFS as they perform data cleanup</w:t>
            </w:r>
          </w:p>
          <w:p w14:paraId="01405859" w14:textId="77777777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Execute trial data migrations in a sandbox environment </w:t>
            </w:r>
          </w:p>
          <w:p w14:paraId="16714657" w14:textId="4CEF9770" w:rsidR="00ED434D" w:rsidRPr="00ED434D" w:rsidRDefault="00ED434D" w:rsidP="00ED434D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 xml:space="preserve">Perform live data migration </w:t>
            </w:r>
          </w:p>
        </w:tc>
      </w:tr>
    </w:tbl>
    <w:p w14:paraId="01F991A8" w14:textId="77777777" w:rsidR="00807AD2" w:rsidRPr="00FA2CA0" w:rsidRDefault="00807AD2" w:rsidP="00807AD2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updates this week.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ED434D" w14:paraId="4932FB5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42DA3BC0" w14:textId="704FF5CC" w:rsidR="00ED434D" w:rsidRDefault="00ED434D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bookmarkStart w:id="7" w:name="_Toc224328320"/>
            <w:r>
              <w:rPr>
                <w:color w:val="FFFFFF" w:themeColor="background1"/>
                <w:lang w:val="en-CA"/>
              </w:rPr>
              <w:t>I7 - Financial Tracking &amp; Exports for Sage</w:t>
            </w:r>
          </w:p>
        </w:tc>
      </w:tr>
      <w:tr w:rsidR="00ED434D" w14:paraId="264DFD0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6750A8D" w14:textId="77777777" w:rsidR="00D02740" w:rsidRPr="00807AD2" w:rsidRDefault="00D02740" w:rsidP="00D02740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23228FF4" w14:textId="77777777" w:rsidR="00D02740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Intake-level emergency supports</w:t>
            </w:r>
          </w:p>
          <w:p w14:paraId="7FF9371D" w14:textId="77777777" w:rsidR="00D02740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Case-level budgets</w:t>
            </w:r>
          </w:p>
          <w:p w14:paraId="16C44B93" w14:textId="77777777" w:rsidR="00D02740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Spending caps and approvals</w:t>
            </w:r>
          </w:p>
          <w:p w14:paraId="33502FFE" w14:textId="06FE9855" w:rsidR="00ED434D" w:rsidRPr="00D02740" w:rsidRDefault="00D02740" w:rsidP="00D02740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Export files to import into Sage 300</w:t>
            </w:r>
          </w:p>
        </w:tc>
      </w:tr>
    </w:tbl>
    <w:bookmarkEnd w:id="7"/>
    <w:p w14:paraId="16000998" w14:textId="77777777" w:rsidR="00534773" w:rsidRPr="00FA2CA0" w:rsidRDefault="00534773" w:rsidP="00534773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No new external sessions this week — advanced wireframes for PO and credit-card reconciliation continue offline ahead of the next finance working session.</w:t>
      </w:r>
    </w:p>
    <w:tbl>
      <w:tblPr>
        <w:tblStyle w:val="LightList-Accent2"/>
        <w:tblW w:w="0" w:type="auto"/>
        <w:tblLook w:val="04A0" w:firstRow="1" w:lastRow="0" w:firstColumn="1" w:lastColumn="0" w:noHBand="0" w:noVBand="1"/>
      </w:tblPr>
      <w:tblGrid>
        <w:gridCol w:w="9340"/>
      </w:tblGrid>
      <w:tr w:rsidR="00F95D91" w14:paraId="5DE5DA2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vAlign w:val="center"/>
          </w:tcPr>
          <w:p w14:paraId="7980D12E" w14:textId="4EEB04AE" w:rsidR="00F95D91" w:rsidRDefault="00F95D91">
            <w:pPr>
              <w:pStyle w:val="list1"/>
              <w:numPr>
                <w:ilvl w:val="0"/>
                <w:numId w:val="0"/>
              </w:numPr>
              <w:rPr>
                <w:lang w:val="en-CA"/>
              </w:rPr>
            </w:pPr>
            <w:r>
              <w:rPr>
                <w:color w:val="FFFFFF" w:themeColor="background1"/>
                <w:lang w:val="en-CA"/>
              </w:rPr>
              <w:t>I8 - My Dashboard &amp; Reporting</w:t>
            </w:r>
          </w:p>
        </w:tc>
      </w:tr>
      <w:tr w:rsidR="00F95D91" w14:paraId="4DF175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A260160" w14:textId="77777777" w:rsidR="00F95D91" w:rsidRPr="00807AD2" w:rsidRDefault="00F95D91" w:rsidP="00F95D91">
            <w:pPr>
              <w:rPr>
                <w:lang w:val="en-CA"/>
              </w:rPr>
            </w:pPr>
            <w:r>
              <w:rPr>
                <w:lang w:val="en-CA"/>
              </w:rPr>
              <w:t>Features (Potential scope may include)</w:t>
            </w:r>
          </w:p>
          <w:p w14:paraId="1F0FC327" w14:textId="2CCF3254" w:rsidR="00F95D91" w:rsidRPr="00F95D91" w:rsidRDefault="00F95D91" w:rsidP="00F95D91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My Dashboard (simple, quick reference to key items)</w:t>
            </w:r>
          </w:p>
          <w:p w14:paraId="3ABE6BA3" w14:textId="77777777" w:rsidR="00F95D91" w:rsidRPr="00F95D91" w:rsidRDefault="00F95D91" w:rsidP="00F95D91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Tasks &amp; alerts</w:t>
            </w:r>
          </w:p>
          <w:p w14:paraId="372628A1" w14:textId="1B5DF9A4" w:rsidR="00F95D91" w:rsidRPr="00D02740" w:rsidRDefault="00F95D91" w:rsidP="00F95D91">
            <w:pPr>
              <w:pStyle w:val="list1"/>
              <w:rPr>
                <w:b w:val="0"/>
                <w:bCs w:val="0"/>
                <w:lang w:val="en-CA"/>
              </w:rPr>
            </w:pPr>
            <w:r>
              <w:rPr>
                <w:b w:val="0"/>
                <w:bCs w:val="0"/>
                <w:lang w:val="en-CA"/>
              </w:rPr>
              <w:t>Reporting (if required and not covered in other iterations)</w:t>
            </w:r>
          </w:p>
        </w:tc>
      </w:tr>
    </w:tbl>
    <w:p w14:paraId="6D97859F" w14:textId="77777777" w:rsidR="00DC77BA" w:rsidRPr="00FA2CA0" w:rsidRDefault="00DC77BA" w:rsidP="00DC77BA">
      <w:pPr>
        <w:pStyle w:val="Section"/>
        <w:rPr>
          <w:lang w:val="en-CA"/>
        </w:rPr>
      </w:pPr>
      <w:r>
        <w:rPr>
          <w:lang w:val="en-CA"/>
        </w:rPr>
        <w:t>Weekly Progress</w:t>
      </w:r>
    </w:p>
    <w:p>
      <w:pPr>
        <w:pStyle w:val="list1"/>
        <w:rPr>
          <w:lang w:val="en-CA"/>
        </w:rPr>
      </w:pPr>
      <w:r>
        <w:rPr>
          <w:lang w:val="en-CA"/>
        </w:rPr>
        <w:t>Future iteration per schedule (nothing this week).</w:t>
      </w:r>
    </w:p>
    <w:sectPr w:rsidR="003203A0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57D7" w14:textId="77777777" w:rsidR="002A359E" w:rsidRDefault="002A359E">
      <w:pPr>
        <w:spacing w:before="0" w:after="0" w:line="240" w:lineRule="auto"/>
      </w:pPr>
      <w:r>
        <w:separator/>
      </w:r>
    </w:p>
  </w:endnote>
  <w:endnote w:type="continuationSeparator" w:id="0">
    <w:p w14:paraId="5C80A647" w14:textId="77777777" w:rsidR="002A359E" w:rsidRDefault="002A359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Open Sans">
    <w:altName w:val="Segoe UI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F284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9CD5B" w14:textId="77777777" w:rsidR="002A359E" w:rsidRDefault="002A359E">
      <w:pPr>
        <w:spacing w:before="0" w:after="0" w:line="240" w:lineRule="auto"/>
      </w:pPr>
      <w:r>
        <w:separator/>
      </w:r>
    </w:p>
  </w:footnote>
  <w:footnote w:type="continuationSeparator" w:id="0">
    <w:p w14:paraId="34F9DF70" w14:textId="77777777" w:rsidR="002A359E" w:rsidRDefault="002A359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F283" w14:textId="201FC382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58241" behindDoc="1" locked="0" layoutInCell="1" allowOverlap="1" wp14:anchorId="3550F285" wp14:editId="3550F286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50F287" wp14:editId="3550F288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rect w14:anchorId="515F012B" id="Rectangle 5" o:spid="_x0000_s1026" style="position:absolute;margin-left:-73.5pt;margin-top:-37.95pt;width:627.65pt;height:12.3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47A62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35A8B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4A35F10"/>
    <w:multiLevelType w:val="multilevel"/>
    <w:tmpl w:val="4C98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left="72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6000C"/>
    <w:multiLevelType w:val="multilevel"/>
    <w:tmpl w:val="EA1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537C0"/>
    <w:multiLevelType w:val="multilevel"/>
    <w:tmpl w:val="15B295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462C61"/>
    <w:multiLevelType w:val="multilevel"/>
    <w:tmpl w:val="A05A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left="1080" w:hanging="360"/>
      </w:pPr>
      <w:rPr>
        <w:rFonts w:ascii="Wingdings" w:hAnsi="Wingdings" w:cs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1E0176"/>
    <w:multiLevelType w:val="multilevel"/>
    <w:tmpl w:val="82C4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B1AFC"/>
    <w:multiLevelType w:val="multilevel"/>
    <w:tmpl w:val="D180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left="720" w:hanging="360"/>
      </w:pPr>
      <w:rPr>
        <w:rFonts w:ascii="Wingdings" w:hAnsi="Wingdings" w:hint="default"/>
        <w:color w:val="8B9C93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68611">
    <w:abstractNumId w:val="3"/>
  </w:num>
  <w:num w:numId="2" w16cid:durableId="553346368">
    <w:abstractNumId w:val="3"/>
  </w:num>
  <w:num w:numId="3" w16cid:durableId="1860193300">
    <w:abstractNumId w:val="3"/>
  </w:num>
  <w:num w:numId="4" w16cid:durableId="530654322">
    <w:abstractNumId w:val="3"/>
  </w:num>
  <w:num w:numId="5" w16cid:durableId="91249389">
    <w:abstractNumId w:val="3"/>
  </w:num>
  <w:num w:numId="6" w16cid:durableId="353115934">
    <w:abstractNumId w:val="3"/>
  </w:num>
  <w:num w:numId="7" w16cid:durableId="1918636774">
    <w:abstractNumId w:val="3"/>
  </w:num>
  <w:num w:numId="8" w16cid:durableId="1589654140">
    <w:abstractNumId w:val="3"/>
  </w:num>
  <w:num w:numId="9" w16cid:durableId="1344556015">
    <w:abstractNumId w:val="3"/>
  </w:num>
  <w:num w:numId="10" w16cid:durableId="956136198">
    <w:abstractNumId w:val="4"/>
  </w:num>
  <w:num w:numId="11" w16cid:durableId="844396404">
    <w:abstractNumId w:val="11"/>
  </w:num>
  <w:num w:numId="12" w16cid:durableId="17052457">
    <w:abstractNumId w:val="8"/>
  </w:num>
  <w:num w:numId="13" w16cid:durableId="317267289">
    <w:abstractNumId w:val="4"/>
  </w:num>
  <w:num w:numId="14" w16cid:durableId="829752184">
    <w:abstractNumId w:val="11"/>
  </w:num>
  <w:num w:numId="15" w16cid:durableId="1130515113">
    <w:abstractNumId w:val="3"/>
  </w:num>
  <w:num w:numId="16" w16cid:durableId="1174108528">
    <w:abstractNumId w:val="0"/>
  </w:num>
  <w:num w:numId="17" w16cid:durableId="412357735">
    <w:abstractNumId w:val="1"/>
  </w:num>
  <w:num w:numId="18" w16cid:durableId="1627739833">
    <w:abstractNumId w:val="1"/>
  </w:num>
  <w:num w:numId="19" w16cid:durableId="279608366">
    <w:abstractNumId w:val="1"/>
  </w:num>
  <w:num w:numId="20" w16cid:durableId="1561597757">
    <w:abstractNumId w:val="1"/>
  </w:num>
  <w:num w:numId="21" w16cid:durableId="1306933679">
    <w:abstractNumId w:val="1"/>
  </w:num>
  <w:num w:numId="22" w16cid:durableId="1395857013">
    <w:abstractNumId w:val="1"/>
  </w:num>
  <w:num w:numId="23" w16cid:durableId="75521157">
    <w:abstractNumId w:val="1"/>
  </w:num>
  <w:num w:numId="24" w16cid:durableId="374281556">
    <w:abstractNumId w:val="1"/>
  </w:num>
  <w:num w:numId="25" w16cid:durableId="1411853195">
    <w:abstractNumId w:val="7"/>
  </w:num>
  <w:num w:numId="26" w16cid:durableId="513500866">
    <w:abstractNumId w:val="9"/>
  </w:num>
  <w:num w:numId="27" w16cid:durableId="424419527">
    <w:abstractNumId w:val="10"/>
  </w:num>
  <w:num w:numId="28" w16cid:durableId="772627780">
    <w:abstractNumId w:val="5"/>
  </w:num>
  <w:num w:numId="29" w16cid:durableId="2110661731">
    <w:abstractNumId w:val="6"/>
  </w:num>
  <w:num w:numId="30" w16cid:durableId="1961454009">
    <w:abstractNumId w:val="4"/>
  </w:num>
  <w:num w:numId="31" w16cid:durableId="198009757">
    <w:abstractNumId w:val="4"/>
  </w:num>
  <w:num w:numId="32" w16cid:durableId="1233812541">
    <w:abstractNumId w:val="4"/>
  </w:num>
  <w:num w:numId="33" w16cid:durableId="435104262">
    <w:abstractNumId w:val="4"/>
  </w:num>
  <w:num w:numId="34" w16cid:durableId="371227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C87"/>
    <w:rsid w:val="00045889"/>
    <w:rsid w:val="00053333"/>
    <w:rsid w:val="00063465"/>
    <w:rsid w:val="0006589B"/>
    <w:rsid w:val="00073F88"/>
    <w:rsid w:val="00080A51"/>
    <w:rsid w:val="000942B0"/>
    <w:rsid w:val="000975B2"/>
    <w:rsid w:val="000A6C87"/>
    <w:rsid w:val="000D1C2C"/>
    <w:rsid w:val="000D2839"/>
    <w:rsid w:val="000D51B2"/>
    <w:rsid w:val="000E0CED"/>
    <w:rsid w:val="000F6AD2"/>
    <w:rsid w:val="00122BF0"/>
    <w:rsid w:val="00125570"/>
    <w:rsid w:val="00144B1A"/>
    <w:rsid w:val="001543FE"/>
    <w:rsid w:val="00154C3C"/>
    <w:rsid w:val="00173847"/>
    <w:rsid w:val="001B408E"/>
    <w:rsid w:val="001C675B"/>
    <w:rsid w:val="001D20F7"/>
    <w:rsid w:val="001E11E6"/>
    <w:rsid w:val="001F0938"/>
    <w:rsid w:val="001F2F84"/>
    <w:rsid w:val="002046AD"/>
    <w:rsid w:val="00206701"/>
    <w:rsid w:val="00206B2C"/>
    <w:rsid w:val="00226BFF"/>
    <w:rsid w:val="0024580B"/>
    <w:rsid w:val="00245BC9"/>
    <w:rsid w:val="002505FF"/>
    <w:rsid w:val="0026510F"/>
    <w:rsid w:val="0026639F"/>
    <w:rsid w:val="0028517A"/>
    <w:rsid w:val="0029031C"/>
    <w:rsid w:val="0029289B"/>
    <w:rsid w:val="002A359E"/>
    <w:rsid w:val="002C12BA"/>
    <w:rsid w:val="002D278F"/>
    <w:rsid w:val="002D4B58"/>
    <w:rsid w:val="002D6E30"/>
    <w:rsid w:val="002E4096"/>
    <w:rsid w:val="002F5122"/>
    <w:rsid w:val="002F71CB"/>
    <w:rsid w:val="002F7A2B"/>
    <w:rsid w:val="0030549F"/>
    <w:rsid w:val="003110BE"/>
    <w:rsid w:val="00312C9F"/>
    <w:rsid w:val="00313AE2"/>
    <w:rsid w:val="003203A0"/>
    <w:rsid w:val="00332F22"/>
    <w:rsid w:val="00337648"/>
    <w:rsid w:val="00341056"/>
    <w:rsid w:val="0034469F"/>
    <w:rsid w:val="0034610E"/>
    <w:rsid w:val="0038114C"/>
    <w:rsid w:val="00391EA0"/>
    <w:rsid w:val="003B2641"/>
    <w:rsid w:val="003C4E2E"/>
    <w:rsid w:val="003C7BDA"/>
    <w:rsid w:val="003D6BC7"/>
    <w:rsid w:val="003F5F9C"/>
    <w:rsid w:val="00403F1E"/>
    <w:rsid w:val="00420038"/>
    <w:rsid w:val="00425014"/>
    <w:rsid w:val="00474031"/>
    <w:rsid w:val="00480704"/>
    <w:rsid w:val="0048410D"/>
    <w:rsid w:val="004B1E93"/>
    <w:rsid w:val="004B27A0"/>
    <w:rsid w:val="004B524C"/>
    <w:rsid w:val="004E72E8"/>
    <w:rsid w:val="005218F9"/>
    <w:rsid w:val="00522019"/>
    <w:rsid w:val="005250F3"/>
    <w:rsid w:val="00534773"/>
    <w:rsid w:val="00565C3F"/>
    <w:rsid w:val="005743D6"/>
    <w:rsid w:val="005A1D6F"/>
    <w:rsid w:val="005D2558"/>
    <w:rsid w:val="005D314D"/>
    <w:rsid w:val="005D4EDD"/>
    <w:rsid w:val="005F1AA7"/>
    <w:rsid w:val="006263E8"/>
    <w:rsid w:val="006321D2"/>
    <w:rsid w:val="00633995"/>
    <w:rsid w:val="00643BB4"/>
    <w:rsid w:val="00645A31"/>
    <w:rsid w:val="00652E1E"/>
    <w:rsid w:val="00660644"/>
    <w:rsid w:val="00663817"/>
    <w:rsid w:val="00670A7A"/>
    <w:rsid w:val="006A44EC"/>
    <w:rsid w:val="006A615F"/>
    <w:rsid w:val="006B0FD3"/>
    <w:rsid w:val="006C3781"/>
    <w:rsid w:val="006C643C"/>
    <w:rsid w:val="006D1337"/>
    <w:rsid w:val="0070015E"/>
    <w:rsid w:val="00706C9E"/>
    <w:rsid w:val="00714A7D"/>
    <w:rsid w:val="00730C1F"/>
    <w:rsid w:val="00732D58"/>
    <w:rsid w:val="00742176"/>
    <w:rsid w:val="00742D97"/>
    <w:rsid w:val="00744ADB"/>
    <w:rsid w:val="0074516A"/>
    <w:rsid w:val="00747D9E"/>
    <w:rsid w:val="00750C7A"/>
    <w:rsid w:val="00756B85"/>
    <w:rsid w:val="00756C8B"/>
    <w:rsid w:val="0077470C"/>
    <w:rsid w:val="007779A7"/>
    <w:rsid w:val="00790F5A"/>
    <w:rsid w:val="00793456"/>
    <w:rsid w:val="007A02A7"/>
    <w:rsid w:val="007B757D"/>
    <w:rsid w:val="007C56DD"/>
    <w:rsid w:val="007D7E72"/>
    <w:rsid w:val="007E131F"/>
    <w:rsid w:val="00801EDE"/>
    <w:rsid w:val="00807AD2"/>
    <w:rsid w:val="008121BE"/>
    <w:rsid w:val="00822175"/>
    <w:rsid w:val="0082251A"/>
    <w:rsid w:val="008328FB"/>
    <w:rsid w:val="00840369"/>
    <w:rsid w:val="00852842"/>
    <w:rsid w:val="00854CAB"/>
    <w:rsid w:val="00856C0B"/>
    <w:rsid w:val="00860DA8"/>
    <w:rsid w:val="00891AA6"/>
    <w:rsid w:val="00894FB8"/>
    <w:rsid w:val="00897705"/>
    <w:rsid w:val="008A12EC"/>
    <w:rsid w:val="008B2D11"/>
    <w:rsid w:val="008D2E0C"/>
    <w:rsid w:val="008D6270"/>
    <w:rsid w:val="008F1715"/>
    <w:rsid w:val="0091646D"/>
    <w:rsid w:val="0092340E"/>
    <w:rsid w:val="0092470D"/>
    <w:rsid w:val="00926B3A"/>
    <w:rsid w:val="0093014D"/>
    <w:rsid w:val="00933169"/>
    <w:rsid w:val="00942570"/>
    <w:rsid w:val="00954965"/>
    <w:rsid w:val="009575D0"/>
    <w:rsid w:val="00962164"/>
    <w:rsid w:val="00963980"/>
    <w:rsid w:val="009935A1"/>
    <w:rsid w:val="009B6C9C"/>
    <w:rsid w:val="009C0996"/>
    <w:rsid w:val="009C5122"/>
    <w:rsid w:val="009D5D72"/>
    <w:rsid w:val="009E11B3"/>
    <w:rsid w:val="009F6100"/>
    <w:rsid w:val="00A01107"/>
    <w:rsid w:val="00A07E98"/>
    <w:rsid w:val="00A151A3"/>
    <w:rsid w:val="00A16889"/>
    <w:rsid w:val="00A23F36"/>
    <w:rsid w:val="00A24D92"/>
    <w:rsid w:val="00A301AD"/>
    <w:rsid w:val="00A53769"/>
    <w:rsid w:val="00A7019C"/>
    <w:rsid w:val="00A730A7"/>
    <w:rsid w:val="00A800F6"/>
    <w:rsid w:val="00A85314"/>
    <w:rsid w:val="00A924A8"/>
    <w:rsid w:val="00AB2718"/>
    <w:rsid w:val="00AD01AF"/>
    <w:rsid w:val="00B17FEE"/>
    <w:rsid w:val="00B203E1"/>
    <w:rsid w:val="00B20575"/>
    <w:rsid w:val="00B25380"/>
    <w:rsid w:val="00B321AA"/>
    <w:rsid w:val="00B370BC"/>
    <w:rsid w:val="00B37A14"/>
    <w:rsid w:val="00B57A70"/>
    <w:rsid w:val="00B60F75"/>
    <w:rsid w:val="00B6413E"/>
    <w:rsid w:val="00B66753"/>
    <w:rsid w:val="00B74513"/>
    <w:rsid w:val="00B76E13"/>
    <w:rsid w:val="00B77BEA"/>
    <w:rsid w:val="00B927EF"/>
    <w:rsid w:val="00B92DD6"/>
    <w:rsid w:val="00BA21F3"/>
    <w:rsid w:val="00BA2EE7"/>
    <w:rsid w:val="00BA3782"/>
    <w:rsid w:val="00BA51C7"/>
    <w:rsid w:val="00BB699E"/>
    <w:rsid w:val="00BB6DEB"/>
    <w:rsid w:val="00BD07E2"/>
    <w:rsid w:val="00BE580B"/>
    <w:rsid w:val="00C043EE"/>
    <w:rsid w:val="00C04807"/>
    <w:rsid w:val="00C132FB"/>
    <w:rsid w:val="00C13FC0"/>
    <w:rsid w:val="00C23C70"/>
    <w:rsid w:val="00C46588"/>
    <w:rsid w:val="00C57856"/>
    <w:rsid w:val="00C700EE"/>
    <w:rsid w:val="00C75252"/>
    <w:rsid w:val="00C76481"/>
    <w:rsid w:val="00C773D2"/>
    <w:rsid w:val="00C97C9A"/>
    <w:rsid w:val="00CA6547"/>
    <w:rsid w:val="00CB4E19"/>
    <w:rsid w:val="00CB7B9B"/>
    <w:rsid w:val="00CB7D10"/>
    <w:rsid w:val="00CD42B6"/>
    <w:rsid w:val="00CE6397"/>
    <w:rsid w:val="00D01DB2"/>
    <w:rsid w:val="00D02740"/>
    <w:rsid w:val="00D155B3"/>
    <w:rsid w:val="00D17E95"/>
    <w:rsid w:val="00D24B32"/>
    <w:rsid w:val="00D32FD3"/>
    <w:rsid w:val="00D340A4"/>
    <w:rsid w:val="00D34B29"/>
    <w:rsid w:val="00D40F3F"/>
    <w:rsid w:val="00D51327"/>
    <w:rsid w:val="00DA1D89"/>
    <w:rsid w:val="00DB39FC"/>
    <w:rsid w:val="00DB6427"/>
    <w:rsid w:val="00DC0C5E"/>
    <w:rsid w:val="00DC3FA4"/>
    <w:rsid w:val="00DC77BA"/>
    <w:rsid w:val="00DD126E"/>
    <w:rsid w:val="00DE5DBC"/>
    <w:rsid w:val="00E01937"/>
    <w:rsid w:val="00E04BD0"/>
    <w:rsid w:val="00E11F6D"/>
    <w:rsid w:val="00E139B2"/>
    <w:rsid w:val="00E21F8B"/>
    <w:rsid w:val="00E25A9B"/>
    <w:rsid w:val="00E25BD8"/>
    <w:rsid w:val="00E262E6"/>
    <w:rsid w:val="00E31C76"/>
    <w:rsid w:val="00E40DD3"/>
    <w:rsid w:val="00E40E8A"/>
    <w:rsid w:val="00E41467"/>
    <w:rsid w:val="00E501EC"/>
    <w:rsid w:val="00E5353C"/>
    <w:rsid w:val="00E557CA"/>
    <w:rsid w:val="00E7047B"/>
    <w:rsid w:val="00E823E5"/>
    <w:rsid w:val="00E87CBD"/>
    <w:rsid w:val="00EA5D4C"/>
    <w:rsid w:val="00ED434D"/>
    <w:rsid w:val="00EF1CD0"/>
    <w:rsid w:val="00EF7B1B"/>
    <w:rsid w:val="00F125ED"/>
    <w:rsid w:val="00F13890"/>
    <w:rsid w:val="00F21C9B"/>
    <w:rsid w:val="00F222DA"/>
    <w:rsid w:val="00F27F84"/>
    <w:rsid w:val="00F33680"/>
    <w:rsid w:val="00F34065"/>
    <w:rsid w:val="00F34A11"/>
    <w:rsid w:val="00F4797D"/>
    <w:rsid w:val="00F50CC4"/>
    <w:rsid w:val="00F5223D"/>
    <w:rsid w:val="00F81344"/>
    <w:rsid w:val="00F83219"/>
    <w:rsid w:val="00F837C6"/>
    <w:rsid w:val="00F936D8"/>
    <w:rsid w:val="00F95D91"/>
    <w:rsid w:val="00FA221E"/>
    <w:rsid w:val="00FA2CA0"/>
    <w:rsid w:val="00FA78F5"/>
    <w:rsid w:val="00FB5A9A"/>
    <w:rsid w:val="00FC2B7E"/>
    <w:rsid w:val="00FE4715"/>
    <w:rsid w:val="00FE646D"/>
    <w:rsid w:val="00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F21F"/>
  <w15:docId w15:val="{980E006A-50F9-48DD-98A9-73BAD468F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Open Sans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038"/>
    <w:pPr>
      <w:spacing w:before="80" w:after="80" w:line="276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val="dotted" w:sz="8" w:space="1" w:color="C3CBC7"/>
      </w:pBdr>
      <w:spacing w:before="480" w:after="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before="200" w:after="0" w:line="271" w:lineRule="auto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before="200" w:after="0"/>
      <w:outlineLvl w:val="3"/>
    </w:pPr>
    <w:rPr>
      <w:rFonts w:eastAsia="Times New Roman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before="200" w:after="0"/>
      <w:outlineLvl w:val="4"/>
    </w:pPr>
    <w:rPr>
      <w:rFonts w:eastAsia="Times New Roman"/>
      <w:b/>
      <w:bCs/>
      <w:color w:val="7F7F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0038"/>
    <w:rPr>
      <w:rFonts w:ascii="Open Sans" w:eastAsia="Times New Roman" w:hAnsi="Open Sans" w:cs="Times New Roman"/>
      <w:b/>
      <w:bCs/>
      <w:color w:val="000000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link w:val="Heading2"/>
    <w:uiPriority w:val="9"/>
    <w:rsid w:val="00420038"/>
    <w:rPr>
      <w:rFonts w:ascii="Open Sans" w:eastAsia="Open Sans" w:hAnsi="Open Sans" w:cs="Times New Roman"/>
      <w:b/>
      <w:bCs/>
      <w:color w:val="404040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link w:val="Heading3"/>
    <w:uiPriority w:val="9"/>
    <w:rsid w:val="00420038"/>
    <w:rPr>
      <w:rFonts w:ascii="Open Sans" w:eastAsia="Times New Roman" w:hAnsi="Open Sans" w:cs="Times New Roman"/>
      <w:b/>
      <w:bCs/>
      <w:color w:val="404040"/>
      <w:kern w:val="0"/>
      <w:lang w:val="en-US"/>
      <w14:ligatures w14:val="none"/>
    </w:rPr>
  </w:style>
  <w:style w:type="character" w:customStyle="1" w:styleId="Heading4Char">
    <w:name w:val="Heading 4 Char"/>
    <w:link w:val="Heading4"/>
    <w:uiPriority w:val="9"/>
    <w:rsid w:val="00420038"/>
    <w:rPr>
      <w:rFonts w:ascii="Open Sans" w:eastAsia="Times New Roman" w:hAnsi="Open Sans" w:cs="Times New Roman"/>
      <w:b/>
      <w:bCs/>
      <w:i/>
      <w:iCs/>
      <w:color w:val="404040"/>
      <w:kern w:val="0"/>
      <w:lang w:val="en-US"/>
      <w14:ligatures w14:val="none"/>
    </w:rPr>
  </w:style>
  <w:style w:type="character" w:customStyle="1" w:styleId="Heading5Char">
    <w:name w:val="Heading 5 Char"/>
    <w:link w:val="Heading5"/>
    <w:uiPriority w:val="9"/>
    <w:semiHidden/>
    <w:rsid w:val="00420038"/>
    <w:rPr>
      <w:rFonts w:ascii="Open Sans" w:eastAsia="Times New Roman" w:hAnsi="Open Sans" w:cs="Times New Roman"/>
      <w:b/>
      <w:bCs/>
      <w:color w:val="7F7F7F"/>
      <w:kern w:val="0"/>
      <w:lang w:val="en-US"/>
      <w14:ligatures w14:val="none"/>
    </w:rPr>
  </w:style>
  <w:style w:type="character" w:customStyle="1" w:styleId="Heading6Char">
    <w:name w:val="Heading 6 Char"/>
    <w:link w:val="Heading6"/>
    <w:uiPriority w:val="9"/>
    <w:semiHidden/>
    <w:rsid w:val="00420038"/>
    <w:rPr>
      <w:rFonts w:ascii="Open Sans" w:eastAsia="Times New Roman" w:hAnsi="Open Sans" w:cs="Times New Roman"/>
      <w:b/>
      <w:bCs/>
      <w:i/>
      <w:iCs/>
      <w:color w:val="7F7F7F"/>
      <w:kern w:val="0"/>
      <w:lang w:val="en-US"/>
      <w14:ligatures w14:val="none"/>
    </w:rPr>
  </w:style>
  <w:style w:type="character" w:customStyle="1" w:styleId="Heading7Char">
    <w:name w:val="Heading 7 Char"/>
    <w:link w:val="Heading7"/>
    <w:uiPriority w:val="9"/>
    <w:semiHidden/>
    <w:rsid w:val="00420038"/>
    <w:rPr>
      <w:rFonts w:ascii="Open Sans" w:eastAsia="Times New Roman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Heading8Char">
    <w:name w:val="Heading 8 Char"/>
    <w:link w:val="Heading8"/>
    <w:uiPriority w:val="9"/>
    <w:semiHidden/>
    <w:rsid w:val="00420038"/>
    <w:rPr>
      <w:rFonts w:ascii="Open Sans" w:eastAsia="Times New Roman" w:hAnsi="Open Sans" w:cs="Times New Roman"/>
      <w:color w:val="404040"/>
      <w:kern w:val="0"/>
      <w:szCs w:val="20"/>
      <w:lang w:val="en-US"/>
      <w14:ligatures w14:val="none"/>
    </w:rPr>
  </w:style>
  <w:style w:type="character" w:customStyle="1" w:styleId="Heading9Char">
    <w:name w:val="Heading 9 Char"/>
    <w:link w:val="Heading9"/>
    <w:uiPriority w:val="9"/>
    <w:semiHidden/>
    <w:rsid w:val="00420038"/>
    <w:rPr>
      <w:rFonts w:ascii="Open Sans" w:eastAsia="Times New Roman" w:hAnsi="Open Sans" w:cs="Times New Roman"/>
      <w:i/>
      <w:iCs/>
      <w:color w:val="404040"/>
      <w:spacing w:val="5"/>
      <w:kern w:val="0"/>
      <w:szCs w:val="20"/>
      <w:lang w:val="en-US"/>
      <w14:ligatures w14:val="none"/>
    </w:rPr>
  </w:style>
  <w:style w:type="paragraph" w:customStyle="1" w:styleId="HeadingNoNumbers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type="character" w:customStyle="1" w:styleId="HeadingNoNumbersChar">
    <w:name w:val="Heading No Numbers Char"/>
    <w:link w:val="HeadingNoNumbers"/>
    <w:rsid w:val="00420038"/>
    <w:rPr>
      <w:rFonts w:ascii="Open Sans" w:eastAsia="Times New Roman" w:hAnsi="Open Sans" w:cs="Open Sans"/>
      <w:b/>
      <w:bCs/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uiPriority w:val="99"/>
    <w:rsid w:val="00420038"/>
    <w:rPr>
      <w:color w:val="0C0C0C"/>
      <w:u w:val="single"/>
    </w:rPr>
  </w:style>
  <w:style w:type="character" w:styleId="IntenseEmphasis">
    <w:name w:val="Intense Emphasis"/>
    <w:uiPriority w:val="21"/>
    <w:rsid w:val="0042003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0038"/>
    <w:rPr>
      <w:rFonts w:ascii="Tahoma" w:eastAsia="Open Sans" w:hAnsi="Tahoma" w:cs="Tahoma"/>
      <w:color w:val="404040"/>
      <w:kern w:val="0"/>
      <w:sz w:val="16"/>
      <w:szCs w:val="16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420038"/>
    <w:pPr>
      <w:spacing w:after="120"/>
    </w:pPr>
  </w:style>
  <w:style w:type="character" w:customStyle="1" w:styleId="BodyTextChar">
    <w:name w:val="Body Text Char"/>
    <w:link w:val="BodyText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BookTitle">
    <w:name w:val="Book Title"/>
    <w:uiPriority w:val="33"/>
    <w:rsid w:val="00420038"/>
    <w:rPr>
      <w:i/>
      <w:iCs/>
      <w:smallCaps/>
      <w:spacing w:val="5"/>
    </w:rPr>
  </w:style>
  <w:style w:type="paragraph" w:customStyle="1" w:styleId="list1">
    <w:name w:val="list1"/>
    <w:basedOn w:val="ListParagraph"/>
    <w:link w:val="list1Char"/>
    <w:qFormat/>
    <w:rsid w:val="00420038"/>
    <w:pPr>
      <w:numPr>
        <w:numId w:val="13"/>
      </w:numPr>
    </w:pPr>
  </w:style>
  <w:style w:type="character" w:customStyle="1" w:styleId="list1Char">
    <w:name w:val="list1 Char"/>
    <w:link w:val="list1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type="paragraph" w:customStyle="1" w:styleId="list2">
    <w:name w:val="list2"/>
    <w:basedOn w:val="ListParagraph"/>
    <w:link w:val="list2Char"/>
    <w:qFormat/>
    <w:rsid w:val="00420038"/>
    <w:pPr>
      <w:numPr>
        <w:numId w:val="14"/>
      </w:numPr>
    </w:pPr>
  </w:style>
  <w:style w:type="character" w:customStyle="1" w:styleId="list2Char">
    <w:name w:val="list2 Char"/>
    <w:link w:val="list2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Bullets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type="paragraph" w:styleId="Closing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ColorfulGrid-Accent6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hAnsi="Open Sans" w:cs="Times New Roman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7DDDA"/>
    </w:tcPr>
    <w:tblStylePr w:type="firstRow">
      <w:rPr>
        <w:b/>
        <w:bCs/>
        <w:color w:val="FFFFFF"/>
      </w:rPr>
      <w:tblPr/>
      <w:tcPr>
        <w:shd w:val="clear" w:color="auto" w:fill="AEBAB4"/>
      </w:tcPr>
    </w:tblStylePr>
    <w:tblStylePr w:type="lastRow">
      <w:rPr>
        <w:b/>
        <w:bCs/>
        <w:color w:val="000000"/>
      </w:rPr>
      <w:tblPr/>
      <w:tcPr>
        <w:shd w:val="clear" w:color="auto" w:fill="AFBBB5"/>
      </w:tcPr>
    </w:tblStylePr>
    <w:tblStylePr w:type="firstCol">
      <w:rPr>
        <w:color w:val="FFFFFF"/>
      </w:rPr>
      <w:tblPr/>
      <w:tcPr>
        <w:shd w:val="clear" w:color="auto" w:fill="303935"/>
      </w:tcPr>
    </w:tblStylePr>
    <w:tblStylePr w:type="lastCol">
      <w:rPr>
        <w:color w:val="FFFFFF"/>
      </w:rPr>
      <w:tblPr/>
      <w:tcPr>
        <w:shd w:val="clear" w:color="auto" w:fill="303935"/>
      </w:tcPr>
    </w:tblStylePr>
    <w:tblStylePr w:type="band1Vert">
      <w:tblPr/>
      <w:tcPr>
        <w:shd w:val="clear" w:color="auto" w:fill="D3DCE3"/>
      </w:tcPr>
    </w:tblStylePr>
    <w:tblStylePr w:type="band1Horz">
      <w:tblPr/>
      <w:tcPr>
        <w:shd w:val="clear" w:color="auto" w:fill="D3DCE3"/>
      </w:tcPr>
    </w:tblStylePr>
  </w:style>
  <w:style w:type="character" w:styleId="CommentReference">
    <w:name w:val="annotation reference"/>
    <w:uiPriority w:val="99"/>
    <w:semiHidden/>
    <w:unhideWhenUsed/>
    <w:rsid w:val="004200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type="character" w:customStyle="1" w:styleId="CommentTextChar">
    <w:name w:val="Comment Text Char"/>
    <w:link w:val="CommentText"/>
    <w:uiPriority w:val="99"/>
    <w:rsid w:val="00420038"/>
    <w:rPr>
      <w:rFonts w:ascii="Open Sans" w:eastAsia="Open Sans" w:hAnsi="Open Sans" w:cs="Times New Roman"/>
      <w:color w:val="404040"/>
      <w:kern w:val="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0038"/>
    <w:rPr>
      <w:rFonts w:ascii="Open Sans" w:eastAsia="Open Sans" w:hAnsi="Open Sans" w:cs="Times New Roman"/>
      <w:b/>
      <w:bCs/>
      <w:color w:val="404040"/>
      <w:kern w:val="0"/>
      <w:szCs w:val="20"/>
      <w:lang w:val="en-US"/>
      <w14:ligatures w14:val="none"/>
    </w:rPr>
  </w:style>
  <w:style w:type="character" w:styleId="Emphasis">
    <w:name w:val="Emphasis"/>
    <w:uiPriority w:val="20"/>
    <w:rsid w:val="00420038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Footer">
    <w:name w:val="footer"/>
    <w:basedOn w:val="Normal"/>
    <w:link w:val="Foot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character" w:styleId="FootnoteReference">
    <w:name w:val="footnote reference"/>
    <w:rsid w:val="00420038"/>
    <w:rPr>
      <w:vertAlign w:val="superscript"/>
    </w:rPr>
  </w:style>
  <w:style w:type="paragraph" w:styleId="FootnoteText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val="de-CH" w:eastAsia="de-CH"/>
    </w:rPr>
  </w:style>
  <w:style w:type="character" w:customStyle="1" w:styleId="FootnoteTextChar">
    <w:name w:val="Footnote Text Char"/>
    <w:link w:val="FootnoteText"/>
    <w:rsid w:val="00420038"/>
    <w:rPr>
      <w:rFonts w:ascii="Arial" w:eastAsia="Times New Roman" w:hAnsi="Arial" w:cs="Times New Roman"/>
      <w:color w:val="404040"/>
      <w:kern w:val="0"/>
      <w:szCs w:val="20"/>
      <w:lang w:val="de-CH" w:eastAsia="de-CH"/>
      <w14:ligatures w14:val="none"/>
    </w:rPr>
  </w:style>
  <w:style w:type="table" w:customStyle="1" w:styleId="GridTable21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Header">
    <w:name w:val="header"/>
    <w:basedOn w:val="Normal"/>
    <w:link w:val="HeaderChar"/>
    <w:uiPriority w:val="99"/>
    <w:unhideWhenUsed/>
    <w:rsid w:val="0042003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paragraph" w:customStyle="1" w:styleId="HeaderAdresse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val="de-DE" w:eastAsia="de-D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038"/>
    <w:pPr>
      <w:pBdr>
        <w:bottom w:val="single" w:sz="4" w:space="1" w:color="AEBAB4"/>
      </w:pBdr>
      <w:shd w:val="clear" w:color="auto" w:fill="CED5D1"/>
      <w:spacing w:before="200" w:after="280"/>
      <w:ind w:left="1008" w:right="1152"/>
      <w:jc w:val="both"/>
    </w:pPr>
    <w:rPr>
      <w:b/>
      <w:bCs/>
      <w:i/>
      <w:iCs/>
      <w:color w:val="FFFFFF"/>
    </w:rPr>
  </w:style>
  <w:style w:type="character" w:customStyle="1" w:styleId="IntenseQuoteChar">
    <w:name w:val="Intense Quote Char"/>
    <w:link w:val="IntenseQuote"/>
    <w:uiPriority w:val="30"/>
    <w:rsid w:val="00420038"/>
    <w:rPr>
      <w:rFonts w:ascii="Open Sans" w:eastAsia="Open Sans" w:hAnsi="Open Sans" w:cs="Times New Roman"/>
      <w:b/>
      <w:bCs/>
      <w:i/>
      <w:iCs/>
      <w:color w:val="FFFFFF"/>
      <w:kern w:val="0"/>
      <w:shd w:val="clear" w:color="auto" w:fill="CED5D1"/>
      <w:lang w:val="en-US"/>
      <w14:ligatures w14:val="none"/>
    </w:rPr>
  </w:style>
  <w:style w:type="character" w:styleId="IntenseReference">
    <w:name w:val="Intense Reference"/>
    <w:uiPriority w:val="32"/>
    <w:rsid w:val="00420038"/>
    <w:rPr>
      <w:smallCaps/>
      <w:spacing w:val="5"/>
      <w:u w:val="single"/>
    </w:rPr>
  </w:style>
  <w:style w:type="table" w:styleId="LightList-Accent2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8B9C93"/>
        <w:left w:val="single" w:sz="8" w:space="0" w:color="8B9C93"/>
        <w:bottom w:val="single" w:sz="8" w:space="0" w:color="8B9C93"/>
        <w:right w:val="single" w:sz="8" w:space="0" w:color="8B9C9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B9C9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  <w:tblStylePr w:type="band1Horz">
      <w:tblPr/>
      <w:tcPr>
        <w:tcBorders>
          <w:top w:val="single" w:sz="8" w:space="0" w:color="8B9C93"/>
          <w:left w:val="single" w:sz="8" w:space="0" w:color="8B9C93"/>
          <w:bottom w:val="single" w:sz="8" w:space="0" w:color="8B9C93"/>
          <w:right w:val="single" w:sz="8" w:space="0" w:color="8B9C93"/>
        </w:tcBorders>
      </w:tcPr>
    </w:tblStylePr>
  </w:style>
  <w:style w:type="table" w:customStyle="1" w:styleId="LightList-Accent21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hAnsi="Open Sans" w:cs="Times New Roman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70C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  <w:tblStylePr w:type="band1Horz">
      <w:tblPr/>
      <w:tcPr>
        <w:tcBorders>
          <w:top w:val="single" w:sz="8" w:space="0" w:color="0070C0"/>
          <w:left w:val="single" w:sz="8" w:space="0" w:color="0070C0"/>
          <w:bottom w:val="single" w:sz="8" w:space="0" w:color="0070C0"/>
          <w:right w:val="single" w:sz="8" w:space="0" w:color="0070C0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420038"/>
    <w:rPr>
      <w:rFonts w:ascii="Open Sans" w:eastAsia="Open Sans" w:hAnsi="Open Sans" w:cs="Times New Roman"/>
      <w:color w:val="404040"/>
      <w:kern w:val="0"/>
      <w:lang w:val="en-US"/>
      <w14:ligatures w14:val="none"/>
    </w:rPr>
  </w:style>
  <w:style w:type="table" w:styleId="MediumShading1-Accent5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8" w:space="0" w:color="D2D8D4"/>
        <w:left w:val="single" w:sz="8" w:space="0" w:color="D2D8D4"/>
        <w:bottom w:val="single" w:sz="8" w:space="0" w:color="D2D8D4"/>
        <w:right w:val="single" w:sz="8" w:space="0" w:color="D2D8D4"/>
        <w:insideH w:val="single" w:sz="8" w:space="0" w:color="D2D8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  <w:shd w:val="clear" w:color="auto" w:fill="C3CBC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D8D4"/>
          <w:left w:val="single" w:sz="8" w:space="0" w:color="D2D8D4"/>
          <w:bottom w:val="single" w:sz="8" w:space="0" w:color="D2D8D4"/>
          <w:right w:val="single" w:sz="8" w:space="0" w:color="D2D8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F2F0"/>
      </w:tcPr>
    </w:tblStylePr>
    <w:tblStylePr w:type="band1Horz">
      <w:tblPr/>
      <w:tcPr>
        <w:tcBorders>
          <w:insideH w:val="nil"/>
          <w:insideV w:val="nil"/>
        </w:tcBorders>
        <w:shd w:val="clear" w:color="auto" w:fill="F0F2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EBAB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EBAB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basedOn w:val="Normal"/>
    <w:uiPriority w:val="1"/>
    <w:qFormat/>
    <w:rsid w:val="0042003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customStyle="1" w:styleId="NormalTabelleSpalterechts">
    <w:name w:val="Normal Tabelle Spalte rechts"/>
    <w:basedOn w:val="Normal"/>
    <w:rsid w:val="00420038"/>
    <w:pPr>
      <w:spacing w:before="120" w:after="120" w:line="240" w:lineRule="auto"/>
      <w:ind w:right="-108"/>
    </w:pPr>
    <w:rPr>
      <w:rFonts w:ascii="Arial" w:eastAsia="Times New Roman" w:hAnsi="Arial"/>
      <w:sz w:val="22"/>
      <w:lang w:val="de-CH" w:eastAsia="de-CH"/>
    </w:rPr>
  </w:style>
  <w:style w:type="paragraph" w:customStyle="1" w:styleId="p1">
    <w:name w:val="p1"/>
    <w:basedOn w:val="Normal"/>
    <w:rsid w:val="00420038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lang w:val="en-CA"/>
    </w:rPr>
  </w:style>
  <w:style w:type="character" w:styleId="PlaceholderText">
    <w:name w:val="Placeholder Text"/>
    <w:semiHidden/>
    <w:rsid w:val="00420038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420038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link w:val="Quote"/>
    <w:uiPriority w:val="29"/>
    <w:rsid w:val="00420038"/>
    <w:rPr>
      <w:rFonts w:ascii="Open Sans" w:eastAsia="Open Sans" w:hAnsi="Open Sans" w:cs="Times New Roman"/>
      <w:i/>
      <w:iCs/>
      <w:color w:val="404040"/>
      <w:kern w:val="0"/>
      <w:lang w:val="en-US"/>
      <w14:ligatures w14:val="none"/>
    </w:rPr>
  </w:style>
  <w:style w:type="character" w:customStyle="1" w:styleId="s1">
    <w:name w:val="s1"/>
    <w:basedOn w:val="DefaultParagraphFont"/>
    <w:rsid w:val="00420038"/>
  </w:style>
  <w:style w:type="character" w:styleId="Strong">
    <w:name w:val="Strong"/>
    <w:uiPriority w:val="22"/>
    <w:qFormat/>
    <w:rsid w:val="00420038"/>
    <w:rPr>
      <w:b/>
      <w:bCs/>
    </w:rPr>
  </w:style>
  <w:style w:type="paragraph" w:customStyle="1" w:styleId="Style1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type="character" w:customStyle="1" w:styleId="Style1Char">
    <w:name w:val="Style1 Char"/>
    <w:link w:val="Style1"/>
    <w:rsid w:val="00420038"/>
    <w:rPr>
      <w:rFonts w:ascii="Open Sans" w:eastAsia="Open Sans" w:hAnsi="Open Sans" w:cs="Times New Roman"/>
      <w:i/>
      <w:iCs/>
      <w:color w:val="7D9086"/>
      <w:kern w:val="0"/>
      <w:szCs w:val="36"/>
      <w:lang w:val="en-US"/>
      <w14:ligatures w14:val="none"/>
    </w:rPr>
  </w:style>
  <w:style w:type="paragraph" w:customStyle="1" w:styleId="subheading">
    <w:name w:val="subheading"/>
    <w:basedOn w:val="Style1"/>
    <w:link w:val="subheadingChar"/>
    <w:qFormat/>
    <w:rsid w:val="00420038"/>
    <w:rPr>
      <w:rFonts w:eastAsia="Calibri" w:cs="Arial"/>
      <w:b/>
      <w:bCs/>
      <w:i w:val="0"/>
      <w:iCs w:val="0"/>
      <w:color w:val="000D4B"/>
      <w:sz w:val="40"/>
      <w:szCs w:val="48"/>
    </w:rPr>
  </w:style>
  <w:style w:type="character" w:customStyle="1" w:styleId="subheadingChar">
    <w:name w:val="subheading Char"/>
    <w:link w:val="subheading"/>
    <w:rsid w:val="00420038"/>
    <w:rPr>
      <w:rFonts w:ascii="Open Sans" w:eastAsia="Calibri" w:hAnsi="Open Sans" w:cs="Arial"/>
      <w:b/>
      <w:bCs/>
      <w:color w:val="000D4B"/>
      <w:kern w:val="0"/>
      <w:sz w:val="40"/>
      <w:szCs w:val="48"/>
      <w:lang w:val="en-US"/>
      <w14:ligatures w14:val="none"/>
    </w:rPr>
  </w:style>
  <w:style w:type="paragraph" w:customStyle="1" w:styleId="Sub-section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type="paragraph" w:styleId="Subtitle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type="character" w:customStyle="1" w:styleId="SubtitleChar">
    <w:name w:val="Subtitle Char"/>
    <w:link w:val="Subtitle"/>
    <w:rsid w:val="00420038"/>
    <w:rPr>
      <w:rFonts w:ascii="Open Sans" w:eastAsia="Times New Roman" w:hAnsi="Open Sans" w:cs="Times New Roman"/>
      <w:iCs/>
      <w:color w:val="404040"/>
      <w:spacing w:val="13"/>
      <w:kern w:val="0"/>
      <w:lang w:val="en-US"/>
      <w14:ligatures w14:val="none"/>
    </w:rPr>
  </w:style>
  <w:style w:type="character" w:styleId="SubtleEmphasis">
    <w:name w:val="Subtle Emphasis"/>
    <w:uiPriority w:val="19"/>
    <w:qFormat/>
    <w:rsid w:val="00420038"/>
    <w:rPr>
      <w:i/>
      <w:iCs/>
    </w:rPr>
  </w:style>
  <w:style w:type="character" w:styleId="SubtleReference">
    <w:name w:val="Subtle Reference"/>
    <w:uiPriority w:val="31"/>
    <w:rsid w:val="00420038"/>
    <w:rPr>
      <w:smallCaps/>
    </w:rPr>
  </w:style>
  <w:style w:type="table" w:styleId="TableGrid">
    <w:name w:val="Table Grid"/>
    <w:basedOn w:val="TableNormal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eastAsia="MS Mincho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0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hAnsi="Open Sans" w:cs="Times New Roman"/>
      <w:kern w:val="0"/>
      <w:sz w:val="22"/>
      <w:szCs w:val="20"/>
      <w:lang w:eastAsia="en-C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elTabelleSpalteLinks">
    <w:name w:val="Titel Tabelle Spalte Links"/>
    <w:basedOn w:val="Normal"/>
    <w:rsid w:val="00420038"/>
    <w:pPr>
      <w:spacing w:before="120" w:after="120" w:line="240" w:lineRule="auto"/>
      <w:jc w:val="right"/>
    </w:pPr>
    <w:rPr>
      <w:rFonts w:ascii="Arial" w:eastAsia="Times New Roman" w:hAnsi="Arial"/>
      <w:b/>
      <w:sz w:val="22"/>
      <w:lang w:val="de-CH" w:eastAsia="de-CH"/>
    </w:rPr>
  </w:style>
  <w:style w:type="paragraph" w:styleId="Title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56"/>
      <w:szCs w:val="56"/>
    </w:rPr>
  </w:style>
  <w:style w:type="character" w:customStyle="1" w:styleId="TitleChar">
    <w:name w:val="Title Char"/>
    <w:link w:val="Title"/>
    <w:rsid w:val="00420038"/>
    <w:rPr>
      <w:rFonts w:ascii="Open Sans" w:eastAsia="Times New Roman" w:hAnsi="Open Sans" w:cs="Times New Roman"/>
      <w:b/>
      <w:color w:val="53615A"/>
      <w:spacing w:val="5"/>
      <w:kern w:val="0"/>
      <w:sz w:val="72"/>
      <w:szCs w:val="5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20038"/>
    <w:pPr>
      <w:tabs>
        <w:tab w:val="left" w:pos="400"/>
        <w:tab w:val="right" w:leader="dot" w:pos="1007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type="paragraph" w:styleId="TOCHeading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type="character" w:styleId="UnresolvedMention">
    <w:name w:val="Unresolved Mention"/>
    <w:uiPriority w:val="99"/>
    <w:semiHidden/>
    <w:unhideWhenUsed/>
    <w:rsid w:val="00420038"/>
    <w:rPr>
      <w:color w:val="605E5C"/>
      <w:shd w:val="clear" w:color="auto" w:fill="E1DFDD"/>
    </w:rPr>
  </w:style>
  <w:style w:type="paragraph" w:customStyle="1" w:styleId="whitetitle">
    <w:name w:val="white_title"/>
    <w:basedOn w:val="Title"/>
    <w:link w:val="whitetitleChar"/>
    <w:qFormat/>
    <w:rsid w:val="00420038"/>
    <w:rPr>
      <w:color w:val="FFFFFF"/>
      <w:szCs w:val="96"/>
    </w:rPr>
  </w:style>
  <w:style w:type="character" w:customStyle="1" w:styleId="whitetitleChar">
    <w:name w:val="white_title Char"/>
    <w:link w:val="white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56"/>
      <w:szCs w:val="96"/>
      <w:lang w:val="en-US"/>
      <w14:ligatures w14:val="none"/>
    </w:rPr>
  </w:style>
  <w:style w:type="paragraph" w:customStyle="1" w:styleId="whitesubtitle">
    <w:name w:val="white_subtitle"/>
    <w:basedOn w:val="whitetitle"/>
    <w:link w:val="whitesubtitleChar"/>
    <w:qFormat/>
    <w:rsid w:val="00420038"/>
    <w:rPr>
      <w:sz w:val="36"/>
      <w:szCs w:val="44"/>
    </w:rPr>
  </w:style>
  <w:style w:type="character" w:customStyle="1" w:styleId="whitesubtitleChar">
    <w:name w:val="white_subtitle Char"/>
    <w:link w:val="whitesubtitle"/>
    <w:rsid w:val="00420038"/>
    <w:rPr>
      <w:rFonts w:ascii="Open Sans" w:eastAsia="Times New Roman" w:hAnsi="Open Sans" w:cs="Times New Roman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pPr>
      <w:shd w:val="clear" w:color="auto" w:fill="F8F8F8"/>
      <w:wordWrap w:val="0"/>
    </w:pPr>
  </w:style>
  <w:style w:type="character" w:customStyle="1" w:styleId="KeywordTok">
    <w:name w:val="KeywordTok"/>
    <w:rPr>
      <w:b/>
      <w:color w:val="204A87"/>
      <w:shd w:val="clear" w:color="auto" w:fill="F8F8F8"/>
    </w:rPr>
  </w:style>
  <w:style w:type="character" w:customStyle="1" w:styleId="DataTypeTok">
    <w:name w:val="DataTypeTok"/>
    <w:rPr>
      <w:color w:val="204A87"/>
      <w:shd w:val="clear" w:color="auto" w:fill="F8F8F8"/>
    </w:rPr>
  </w:style>
  <w:style w:type="character" w:customStyle="1" w:styleId="DecValTok">
    <w:name w:val="DecValTok"/>
    <w:rPr>
      <w:color w:val="0000CF"/>
      <w:shd w:val="clear" w:color="auto" w:fill="F8F8F8"/>
    </w:rPr>
  </w:style>
  <w:style w:type="character" w:customStyle="1" w:styleId="BaseNTok">
    <w:name w:val="BaseNTok"/>
    <w:rPr>
      <w:color w:val="0000CF"/>
      <w:shd w:val="clear" w:color="auto" w:fill="F8F8F8"/>
    </w:rPr>
  </w:style>
  <w:style w:type="character" w:customStyle="1" w:styleId="FloatTok">
    <w:name w:val="FloatTok"/>
    <w:rPr>
      <w:color w:val="0000CF"/>
      <w:shd w:val="clear" w:color="auto" w:fill="F8F8F8"/>
    </w:rPr>
  </w:style>
  <w:style w:type="character" w:customStyle="1" w:styleId="ConstantTok">
    <w:name w:val="ConstantTok"/>
    <w:rPr>
      <w:color w:val="8F5902"/>
      <w:shd w:val="clear" w:color="auto" w:fill="F8F8F8"/>
    </w:rPr>
  </w:style>
  <w:style w:type="character" w:customStyle="1" w:styleId="CharTok">
    <w:name w:val="CharTok"/>
    <w:rPr>
      <w:color w:val="4E9A06"/>
      <w:shd w:val="clear" w:color="auto" w:fill="F8F8F8"/>
    </w:rPr>
  </w:style>
  <w:style w:type="character" w:customStyle="1" w:styleId="SpecialCharTok">
    <w:name w:val="SpecialCharTok"/>
    <w:rPr>
      <w:b/>
      <w:color w:val="CE5C00"/>
      <w:shd w:val="clear" w:color="auto" w:fill="F8F8F8"/>
    </w:rPr>
  </w:style>
  <w:style w:type="character" w:customStyle="1" w:styleId="StringTok">
    <w:name w:val="StringTok"/>
    <w:rPr>
      <w:color w:val="4E9A06"/>
      <w:shd w:val="clear" w:color="auto" w:fill="F8F8F8"/>
    </w:rPr>
  </w:style>
  <w:style w:type="character" w:customStyle="1" w:styleId="VerbatimStringTok">
    <w:name w:val="VerbatimStringTok"/>
    <w:rPr>
      <w:color w:val="4E9A06"/>
      <w:shd w:val="clear" w:color="auto" w:fill="F8F8F8"/>
    </w:rPr>
  </w:style>
  <w:style w:type="character" w:customStyle="1" w:styleId="SpecialStringTok">
    <w:name w:val="SpecialStringTok"/>
    <w:rPr>
      <w:color w:val="4E9A06"/>
      <w:shd w:val="clear" w:color="auto" w:fill="F8F8F8"/>
    </w:rPr>
  </w:style>
  <w:style w:type="character" w:customStyle="1" w:styleId="ImportTok">
    <w:name w:val="ImportTok"/>
    <w:rPr>
      <w:shd w:val="clear" w:color="auto" w:fill="F8F8F8"/>
    </w:rPr>
  </w:style>
  <w:style w:type="character" w:customStyle="1" w:styleId="CommentTok">
    <w:name w:val="CommentTok"/>
    <w:rPr>
      <w:i/>
      <w:color w:val="8F5902"/>
      <w:shd w:val="clear" w:color="auto" w:fill="F8F8F8"/>
    </w:rPr>
  </w:style>
  <w:style w:type="character" w:customStyle="1" w:styleId="DocumentationTok">
    <w:name w:val="DocumentationTok"/>
    <w:rPr>
      <w:b/>
      <w:i/>
      <w:color w:val="8F5902"/>
      <w:shd w:val="clear" w:color="auto" w:fill="F8F8F8"/>
    </w:rPr>
  </w:style>
  <w:style w:type="character" w:customStyle="1" w:styleId="AnnotationTok">
    <w:name w:val="AnnotationTok"/>
    <w:rPr>
      <w:b/>
      <w:i/>
      <w:color w:val="8F5902"/>
      <w:shd w:val="clear" w:color="auto" w:fill="F8F8F8"/>
    </w:rPr>
  </w:style>
  <w:style w:type="character" w:customStyle="1" w:styleId="CommentVarTok">
    <w:name w:val="CommentVarTok"/>
    <w:rPr>
      <w:b/>
      <w:i/>
      <w:color w:val="8F5902"/>
      <w:shd w:val="clear" w:color="auto" w:fill="F8F8F8"/>
    </w:rPr>
  </w:style>
  <w:style w:type="character" w:customStyle="1" w:styleId="OtherTok">
    <w:name w:val="OtherTok"/>
    <w:rPr>
      <w:color w:val="8F5902"/>
      <w:shd w:val="clear" w:color="auto" w:fill="F8F8F8"/>
    </w:rPr>
  </w:style>
  <w:style w:type="character" w:customStyle="1" w:styleId="FunctionTok">
    <w:name w:val="FunctionTok"/>
    <w:rPr>
      <w:b/>
      <w:color w:val="204A87"/>
      <w:shd w:val="clear" w:color="auto" w:fill="F8F8F8"/>
    </w:rPr>
  </w:style>
  <w:style w:type="character" w:customStyle="1" w:styleId="VariableTok">
    <w:name w:val="VariableTok"/>
    <w:rPr>
      <w:color w:val="000000"/>
      <w:shd w:val="clear" w:color="auto" w:fill="F8F8F8"/>
    </w:rPr>
  </w:style>
  <w:style w:type="character" w:customStyle="1" w:styleId="ControlFlowTok">
    <w:name w:val="ControlFlowTok"/>
    <w:rPr>
      <w:b/>
      <w:color w:val="204A87"/>
      <w:shd w:val="clear" w:color="auto" w:fill="F8F8F8"/>
    </w:rPr>
  </w:style>
  <w:style w:type="character" w:customStyle="1" w:styleId="OperatorTok">
    <w:name w:val="OperatorTok"/>
    <w:rPr>
      <w:b/>
      <w:color w:val="CE5C00"/>
      <w:shd w:val="clear" w:color="auto" w:fill="F8F8F8"/>
    </w:rPr>
  </w:style>
  <w:style w:type="character" w:customStyle="1" w:styleId="BuiltInTok">
    <w:name w:val="BuiltInTok"/>
    <w:rPr>
      <w:shd w:val="clear" w:color="auto" w:fill="F8F8F8"/>
    </w:rPr>
  </w:style>
  <w:style w:type="character" w:customStyle="1" w:styleId="ExtensionTok">
    <w:name w:val="ExtensionTok"/>
    <w:rPr>
      <w:shd w:val="clear" w:color="auto" w:fill="F8F8F8"/>
    </w:rPr>
  </w:style>
  <w:style w:type="character" w:customStyle="1" w:styleId="PreprocessorTok">
    <w:name w:val="PreprocessorTok"/>
    <w:rPr>
      <w:i/>
      <w:color w:val="8F5902"/>
      <w:shd w:val="clear" w:color="auto" w:fill="F8F8F8"/>
    </w:rPr>
  </w:style>
  <w:style w:type="character" w:customStyle="1" w:styleId="AttributeTok">
    <w:name w:val="AttributeTok"/>
    <w:rPr>
      <w:color w:val="204A87"/>
      <w:shd w:val="clear" w:color="auto" w:fill="F8F8F8"/>
    </w:rPr>
  </w:style>
  <w:style w:type="character" w:customStyle="1" w:styleId="RegionMarkerTok">
    <w:name w:val="RegionMarkerTok"/>
    <w:rPr>
      <w:shd w:val="clear" w:color="auto" w:fill="F8F8F8"/>
    </w:rPr>
  </w:style>
  <w:style w:type="character" w:customStyle="1" w:styleId="InformationTok">
    <w:name w:val="InformationTok"/>
    <w:rPr>
      <w:b/>
      <w:i/>
      <w:color w:val="8F5902"/>
      <w:shd w:val="clear" w:color="auto" w:fill="F8F8F8"/>
    </w:rPr>
  </w:style>
  <w:style w:type="character" w:customStyle="1" w:styleId="WarningTok">
    <w:name w:val="WarningTok"/>
    <w:rPr>
      <w:b/>
      <w:i/>
      <w:color w:val="8F5902"/>
      <w:shd w:val="clear" w:color="auto" w:fill="F8F8F8"/>
    </w:rPr>
  </w:style>
  <w:style w:type="character" w:customStyle="1" w:styleId="AlertTok">
    <w:name w:val="AlertTok"/>
    <w:rPr>
      <w:color w:val="EF2929"/>
      <w:shd w:val="clear" w:color="auto" w:fill="F8F8F8"/>
    </w:rPr>
  </w:style>
  <w:style w:type="character" w:customStyle="1" w:styleId="ErrorTok">
    <w:name w:val="ErrorTok"/>
    <w:rPr>
      <w:b/>
      <w:color w:val="A40000"/>
      <w:shd w:val="clear" w:color="auto" w:fill="F8F8F8"/>
    </w:rPr>
  </w:style>
  <w:style w:type="character" w:customStyle="1" w:styleId="NormalTok">
    <w:name w:val="NormalTok"/>
    <w:rPr>
      <w:shd w:val="clear" w:color="auto" w:fill="F8F8F8"/>
    </w:rPr>
  </w:style>
  <w:style w:type="paragraph" w:customStyle="1" w:styleId="Head">
    <w:name w:val="Head"/>
    <w:basedOn w:val="Heading3"/>
    <w:qFormat/>
    <w:rsid w:val="00045889"/>
    <w:pPr>
      <w:numPr>
        <w:ilvl w:val="0"/>
        <w:numId w:val="0"/>
      </w:numPr>
      <w:spacing w:before="240"/>
    </w:pPr>
    <w:rPr>
      <w:sz w:val="30"/>
      <w:szCs w:val="30"/>
    </w:rPr>
  </w:style>
  <w:style w:type="paragraph" w:customStyle="1" w:styleId="Section">
    <w:name w:val="Section"/>
    <w:basedOn w:val="Normal"/>
    <w:qFormat/>
    <w:rsid w:val="00E139B2"/>
    <w:pPr>
      <w:keepNext/>
      <w:spacing w:before="160"/>
    </w:pPr>
    <w:rPr>
      <w:b/>
      <w:bCs/>
    </w:rPr>
  </w:style>
  <w:style w:type="paragraph" w:styleId="Revision">
    <w:name w:val="Revision"/>
    <w:hidden/>
    <w:uiPriority w:val="99"/>
    <w:semiHidden/>
    <w:rsid w:val="00A730A7"/>
    <w:pPr>
      <w:spacing w:after="0" w:line="240" w:lineRule="auto"/>
    </w:pPr>
    <w:rPr>
      <w:rFonts w:ascii="Open Sans" w:hAnsi="Open Sans" w:cs="Times New Roman"/>
      <w:color w:val="40404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680</Words>
  <Characters>3881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Waabanong Weekly Iteration Update</vt:lpstr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Waabanong Weekly Iteration Update</dc:title>
  <dc:subject/>
  <dc:creator>Marcus Morrisey</dc:creator>
  <cp:keywords/>
  <cp:lastModifiedBy>Marcus Morrisey</cp:lastModifiedBy>
  <cp:revision>47</cp:revision>
  <cp:lastPrinted>2026-04-10T23:46:00Z</cp:lastPrinted>
  <dcterms:created xsi:type="dcterms:W3CDTF">2026-04-17T19:36:00Z</dcterms:created>
  <dcterms:modified xsi:type="dcterms:W3CDTF">2026-04-20T20:21:00Z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PCFS</vt:lpwstr>
  </property>
  <property fmtid="{D5CDD505-2E9C-101B-9397-08002B2CF9AE}" pid="3" name="date">
    <vt:lpwstr>today</vt:lpwstr>
  </property>
  <property fmtid="{D5CDD505-2E9C-101B-9397-08002B2CF9AE}" pid="4" name="docket">
    <vt:lpwstr>PD25-1186-CO</vt:lpwstr>
  </property>
  <property fmtid="{D5CDD505-2E9C-101B-9397-08002B2CF9AE}" pid="5" name="format">
    <vt:lpwstr/>
  </property>
  <property fmtid="{D5CDD505-2E9C-101B-9397-08002B2CF9AE}" pid="6" name="grammarly_documentId">
    <vt:lpwstr>documentId_4893</vt:lpwstr>
  </property>
  <property fmtid="{D5CDD505-2E9C-101B-9397-08002B2CF9AE}" pid="7" name="grammarly_documentContext">
    <vt:lpwstr>{"goals":[],"domain":"general","emotions":[],"dialect":"canadian"}</vt:lpwstr>
  </property>
  <property fmtid="{D5CDD505-2E9C-101B-9397-08002B2CF9AE}" pid="8" name="GrammarlyDocumentId">
    <vt:lpwstr>958e8d25-37ed-443d-9fd2-1230b84b6e5d</vt:lpwstr>
  </property>
</Properties>
</file>